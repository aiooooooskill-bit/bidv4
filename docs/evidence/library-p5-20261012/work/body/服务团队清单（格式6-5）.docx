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服务团队清单（格式6-5）</w:t>
      </w:r>
    </w:p>
    <w:tbl>
      <w:tblPr>
        <w:tblStyle w:val="4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6"/>
        <w:gridCol w:w="1336"/>
        <w:gridCol w:w="719"/>
        <w:gridCol w:w="688"/>
        <w:gridCol w:w="1368"/>
        <w:gridCol w:w="1027"/>
        <w:gridCol w:w="1028"/>
        <w:gridCol w:w="1020"/>
        <w:gridCol w:w="1020"/>
      </w:tblGrid>
      <w:tr w14:paraId="763BA4E8">
        <w:trPr>
          <w:jc w:val="center"/>
        </w:trPr>
        <w:tc>
          <w:tcPr>
            <w:tcW w:w="1336" w:type="dxa"/>
            <w:noWrap w:val="0"/>
            <w:vAlign w:val="top"/>
          </w:tcPr>
          <w:p w14:paraId="7814B243">
            <w:pPr>
              <w:pageBreakBefore w:val="0"/>
              <w:kinsoku/>
              <w:wordWrap/>
              <w:overflowPunct/>
              <w:topLinePunct w:val="0"/>
              <w:bidi w:val="0"/>
              <w:spacing w:beforeAutospacing="0" w:line="560" w:lineRule="exact"/>
              <w:jc w:val="center"/>
              <w:rPr>
                <w:rFonts w:hint="eastAsia" w:ascii="仿宋" w:hAnsi="仿宋" w:eastAsia="仿宋" w:cs="仿宋"/>
                <w:b/>
                <w:bCs/>
                <w:sz w:val="28"/>
                <w:szCs w:val="28"/>
                <w:highlight w:val="none"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  <w:highlight w:val="none"/>
                <w:lang w:eastAsia="zh-CN"/>
              </w:rPr>
              <w:t>序号</w:t>
            </w:r>
          </w:p>
        </w:tc>
        <w:tc>
          <w:tcPr>
            <w:tcW w:w="1336" w:type="dxa"/>
            <w:noWrap w:val="0"/>
            <w:vAlign w:val="top"/>
          </w:tcPr>
          <w:p w14:paraId="61D9A744">
            <w:pPr>
              <w:pageBreakBefore w:val="0"/>
              <w:kinsoku/>
              <w:wordWrap/>
              <w:overflowPunct/>
              <w:topLinePunct w:val="0"/>
              <w:bidi w:val="0"/>
              <w:spacing w:beforeAutospacing="0" w:line="560" w:lineRule="exact"/>
              <w:jc w:val="center"/>
              <w:rPr>
                <w:rFonts w:hint="eastAsia" w:ascii="仿宋" w:hAnsi="仿宋" w:eastAsia="仿宋" w:cs="仿宋"/>
                <w:b/>
                <w:bCs/>
                <w:sz w:val="28"/>
                <w:szCs w:val="28"/>
                <w:highlight w:val="none"/>
                <w:vertAlign w:val="baseline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  <w:highlight w:val="none"/>
                <w:lang w:eastAsia="zh-CN"/>
              </w:rPr>
              <w:t>姓名</w:t>
            </w:r>
          </w:p>
        </w:tc>
        <w:tc>
          <w:tcPr>
            <w:tcW w:w="719" w:type="dxa"/>
            <w:noWrap w:val="0"/>
            <w:vAlign w:val="top"/>
          </w:tcPr>
          <w:p w14:paraId="07DBEB25">
            <w:pPr>
              <w:pageBreakBefore w:val="0"/>
              <w:kinsoku/>
              <w:wordWrap/>
              <w:overflowPunct/>
              <w:topLinePunct w:val="0"/>
              <w:bidi w:val="0"/>
              <w:spacing w:beforeAutospacing="0" w:line="560" w:lineRule="exact"/>
              <w:jc w:val="center"/>
              <w:rPr>
                <w:rFonts w:hint="eastAsia" w:ascii="仿宋" w:hAnsi="仿宋" w:eastAsia="仿宋" w:cs="仿宋"/>
                <w:b/>
                <w:bCs/>
                <w:sz w:val="28"/>
                <w:szCs w:val="28"/>
                <w:highlight w:val="none"/>
                <w:vertAlign w:val="baseline"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  <w:highlight w:val="none"/>
                <w:vertAlign w:val="baseline"/>
                <w:lang w:eastAsia="zh-CN"/>
              </w:rPr>
              <w:t>年龄</w:t>
            </w:r>
          </w:p>
        </w:tc>
        <w:tc>
          <w:tcPr>
            <w:tcW w:w="688" w:type="dxa"/>
            <w:noWrap w:val="0"/>
            <w:vAlign w:val="top"/>
          </w:tcPr>
          <w:p w14:paraId="2C177397">
            <w:pPr>
              <w:pageBreakBefore w:val="0"/>
              <w:kinsoku/>
              <w:wordWrap/>
              <w:overflowPunct/>
              <w:topLinePunct w:val="0"/>
              <w:bidi w:val="0"/>
              <w:spacing w:beforeAutospacing="0" w:line="560" w:lineRule="exact"/>
              <w:jc w:val="center"/>
              <w:rPr>
                <w:rFonts w:hint="eastAsia" w:ascii="仿宋" w:hAnsi="仿宋" w:eastAsia="仿宋" w:cs="仿宋"/>
                <w:b/>
                <w:bCs/>
                <w:sz w:val="28"/>
                <w:szCs w:val="28"/>
                <w:highlight w:val="none"/>
                <w:vertAlign w:val="baseline"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  <w:highlight w:val="none"/>
                <w:vertAlign w:val="baseline"/>
                <w:lang w:eastAsia="zh-CN"/>
              </w:rPr>
              <w:t>性别</w:t>
            </w:r>
          </w:p>
        </w:tc>
        <w:tc>
          <w:tcPr>
            <w:tcW w:w="1368" w:type="dxa"/>
            <w:noWrap w:val="0"/>
            <w:vAlign w:val="top"/>
          </w:tcPr>
          <w:p w14:paraId="04F777F1">
            <w:pPr>
              <w:pageBreakBefore w:val="0"/>
              <w:kinsoku/>
              <w:wordWrap/>
              <w:overflowPunct/>
              <w:topLinePunct w:val="0"/>
              <w:bidi w:val="0"/>
              <w:spacing w:beforeAutospacing="0" w:line="560" w:lineRule="exact"/>
              <w:jc w:val="center"/>
              <w:rPr>
                <w:rFonts w:hint="eastAsia" w:ascii="仿宋" w:hAnsi="仿宋" w:eastAsia="仿宋" w:cs="仿宋"/>
                <w:b/>
                <w:bCs/>
                <w:sz w:val="28"/>
                <w:szCs w:val="28"/>
                <w:highlight w:val="none"/>
                <w:vertAlign w:val="baseline"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  <w:highlight w:val="none"/>
                <w:lang w:eastAsia="zh-CN"/>
              </w:rPr>
              <w:t>岗位</w:t>
            </w:r>
          </w:p>
        </w:tc>
        <w:tc>
          <w:tcPr>
            <w:tcW w:w="1027" w:type="dxa"/>
            <w:noWrap w:val="0"/>
            <w:vAlign w:val="top"/>
          </w:tcPr>
          <w:p w14:paraId="6DDD2FDE">
            <w:pPr>
              <w:pageBreakBefore w:val="0"/>
              <w:kinsoku/>
              <w:wordWrap/>
              <w:overflowPunct/>
              <w:topLinePunct w:val="0"/>
              <w:bidi w:val="0"/>
              <w:spacing w:beforeAutospacing="0" w:line="560" w:lineRule="exact"/>
              <w:jc w:val="center"/>
              <w:rPr>
                <w:rFonts w:hint="eastAsia" w:ascii="仿宋" w:hAnsi="仿宋" w:eastAsia="仿宋" w:cs="仿宋"/>
                <w:b/>
                <w:bCs/>
                <w:sz w:val="28"/>
                <w:szCs w:val="28"/>
                <w:highlight w:val="none"/>
                <w:vertAlign w:val="baseline"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  <w:highlight w:val="none"/>
                <w:vertAlign w:val="baseline"/>
                <w:lang w:eastAsia="zh-CN"/>
              </w:rPr>
              <w:t>学历</w:t>
            </w:r>
          </w:p>
        </w:tc>
        <w:tc>
          <w:tcPr>
            <w:tcW w:w="1028" w:type="dxa"/>
            <w:noWrap w:val="0"/>
            <w:vAlign w:val="top"/>
          </w:tcPr>
          <w:p w14:paraId="68372DBE">
            <w:pPr>
              <w:pageBreakBefore w:val="0"/>
              <w:kinsoku/>
              <w:wordWrap/>
              <w:overflowPunct/>
              <w:topLinePunct w:val="0"/>
              <w:bidi w:val="0"/>
              <w:spacing w:beforeAutospacing="0" w:line="560" w:lineRule="exact"/>
              <w:jc w:val="center"/>
              <w:rPr>
                <w:rFonts w:hint="eastAsia" w:ascii="仿宋" w:hAnsi="仿宋" w:eastAsia="仿宋" w:cs="仿宋"/>
                <w:b/>
                <w:bCs/>
                <w:sz w:val="28"/>
                <w:szCs w:val="28"/>
                <w:highlight w:val="none"/>
                <w:vertAlign w:val="baseline"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  <w:highlight w:val="none"/>
                <w:vertAlign w:val="baseline"/>
                <w:lang w:eastAsia="zh-CN"/>
              </w:rPr>
              <w:t>工作年限</w:t>
            </w:r>
          </w:p>
        </w:tc>
        <w:tc>
          <w:tcPr>
            <w:tcW w:w="1020" w:type="dxa"/>
            <w:noWrap w:val="0"/>
            <w:vAlign w:val="top"/>
          </w:tcPr>
          <w:p w14:paraId="6001464E">
            <w:pPr>
              <w:pageBreakBefore w:val="0"/>
              <w:kinsoku/>
              <w:wordWrap/>
              <w:overflowPunct/>
              <w:topLinePunct w:val="0"/>
              <w:bidi w:val="0"/>
              <w:spacing w:beforeAutospacing="0" w:line="560" w:lineRule="exact"/>
              <w:jc w:val="center"/>
              <w:rPr>
                <w:rFonts w:hint="eastAsia" w:ascii="仿宋" w:hAnsi="仿宋" w:eastAsia="仿宋" w:cs="仿宋"/>
                <w:b/>
                <w:bCs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mallCaps w:val="0"/>
                <w:color w:val="auto"/>
                <w:kern w:val="0"/>
                <w:sz w:val="28"/>
                <w:szCs w:val="28"/>
                <w:highlight w:val="none"/>
                <w:lang w:val="en-US" w:eastAsia="zh-CN" w:bidi="ar-SA"/>
              </w:rPr>
              <w:t>7×24 小时联络方式</w:t>
            </w:r>
          </w:p>
        </w:tc>
        <w:tc>
          <w:tcPr>
            <w:tcW w:w="1020" w:type="dxa"/>
            <w:noWrap w:val="0"/>
            <w:vAlign w:val="top"/>
          </w:tcPr>
          <w:p w14:paraId="2B5A09FB">
            <w:pPr>
              <w:pageBreakBefore w:val="0"/>
              <w:kinsoku/>
              <w:wordWrap/>
              <w:overflowPunct/>
              <w:topLinePunct w:val="0"/>
              <w:bidi w:val="0"/>
              <w:spacing w:beforeAutospacing="0" w:line="560" w:lineRule="exact"/>
              <w:jc w:val="center"/>
              <w:rPr>
                <w:rFonts w:hint="eastAsia" w:ascii="仿宋" w:hAnsi="仿宋" w:eastAsia="仿宋" w:cs="仿宋"/>
                <w:b/>
                <w:bCs/>
                <w:sz w:val="28"/>
                <w:szCs w:val="28"/>
                <w:highlight w:val="none"/>
                <w:vertAlign w:val="baseline"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  <w:highlight w:val="none"/>
                <w:vertAlign w:val="baseline"/>
                <w:lang w:eastAsia="zh-CN"/>
              </w:rPr>
              <w:t>材料所在页码</w:t>
            </w:r>
          </w:p>
        </w:tc>
      </w:tr>
      <w:tr w14:paraId="68A45301">
        <w:trPr>
          <w:jc w:val="center"/>
        </w:trPr>
        <w:tc>
          <w:tcPr>
            <w:tcW w:w="1336" w:type="dxa"/>
            <w:noWrap w:val="0"/>
            <w:vAlign w:val="top"/>
          </w:tcPr>
          <w:p w14:paraId="4AA4992E">
            <w:pPr>
              <w:pageBreakBefore w:val="0"/>
              <w:kinsoku/>
              <w:wordWrap/>
              <w:overflowPunct/>
              <w:topLinePunct w:val="0"/>
              <w:bidi w:val="0"/>
              <w:spacing w:beforeAutospacing="0" w:line="560" w:lineRule="exact"/>
              <w:jc w:val="center"/>
              <w:rPr>
                <w:rFonts w:hint="eastAsia" w:ascii="仿宋" w:hAnsi="仿宋" w:eastAsia="仿宋" w:cs="仿宋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highlight w:val="none"/>
                <w:lang w:val="en-US" w:eastAsia="zh-CN"/>
              </w:rPr>
              <w:t>1</w:t>
            </w:r>
          </w:p>
        </w:tc>
        <w:tc>
          <w:tcPr>
            <w:tcW w:w="1336" w:type="dxa"/>
            <w:noWrap w:val="0"/>
            <w:vAlign w:val="top"/>
          </w:tcPr>
          <w:p w14:paraId="63B0FD3A">
            <w:pPr>
              <w:pageBreakBefore w:val="0"/>
              <w:kinsoku/>
              <w:wordWrap/>
              <w:overflowPunct/>
              <w:topLinePunct w:val="0"/>
              <w:bidi w:val="0"/>
              <w:spacing w:beforeAutospacing="0" w:line="560" w:lineRule="exact"/>
              <w:jc w:val="left"/>
              <w:rPr>
                <w:rFonts w:hint="eastAsia" w:ascii="仿宋" w:hAnsi="仿宋" w:eastAsia="仿宋" w:cs="仿宋"/>
                <w:sz w:val="28"/>
                <w:szCs w:val="28"/>
                <w:highlight w:val="none"/>
                <w:lang w:eastAsia="zh-CN"/>
              </w:rPr>
            </w:pPr>
            <w:del w:id="11" w:author="灵燕智能" w:date="2026-10-12T16:31:48Z">
              <w:r>
                <w:rPr>
                  <w:rFonts w:hint="eastAsia" w:ascii="仿宋" w:hAnsi="仿宋" w:eastAsia="仿宋" w:cs="仿宋"/>
                  <w:sz w:val="28"/>
                  <w:szCs w:val="28"/>
                  <w:highlight w:val="none"/>
                  <w:lang w:eastAsia="zh-CN"/>
                </w:rPr>
                <w:delText>例子：【张三】</w:delText>
              </w:r>
            </w:del>
            <w:ins w:id="12" w:author="灵燕智能" w:date="2026-10-12T16:31:48Z">
              <w:r>
                <w:rPr>
                  <w:rFonts w:hint="eastAsia" w:ascii="仿宋" w:hAnsi="仿宋" w:eastAsia="仿宋" w:cs="仿宋"/>
                  <w:sz w:val="28"/>
                  <w:szCs w:val="28"/>
                  <w:highlight w:val="none"/>
                  <w:lang w:eastAsia="zh-CN"/>
                </w:rPr>
                <w:t xml:space="preserve">王演示A（验收演示，正式投标前替换为真实拟投入人员）</w:t>
              </w:r>
            </w:ins>
          </w:p>
        </w:tc>
        <w:tc>
          <w:tcPr>
            <w:tcW w:w="719" w:type="dxa"/>
            <w:noWrap w:val="0"/>
            <w:vAlign w:val="top"/>
          </w:tcPr>
          <w:p w14:paraId="20F7A74C">
            <w:pPr>
              <w:pageBreakBefore w:val="0"/>
              <w:kinsoku/>
              <w:wordWrap/>
              <w:overflowPunct/>
              <w:topLinePunct w:val="0"/>
              <w:bidi w:val="0"/>
              <w:spacing w:beforeAutospacing="0" w:line="560" w:lineRule="exact"/>
              <w:jc w:val="left"/>
              <w:rPr>
                <w:rFonts w:hint="eastAsia" w:ascii="仿宋" w:hAnsi="仿宋" w:eastAsia="仿宋" w:cs="仿宋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del w:id="13" w:author="灵燕智能" w:date="2026-10-12T16:31:48Z">
              <w:r>
                <w:rPr>
                  <w:rFonts w:hint="eastAsia" w:ascii="仿宋" w:hAnsi="仿宋" w:eastAsia="仿宋" w:cs="仿宋"/>
                  <w:sz w:val="28"/>
                  <w:szCs w:val="28"/>
                  <w:highlight w:val="none"/>
                  <w:vertAlign w:val="baseline"/>
                  <w:lang w:val="en-US" w:eastAsia="zh-CN"/>
                </w:rPr>
                <w:delText>30</w:delText>
              </w:r>
            </w:del>
            <w:ins w:id="14" w:author="灵燕智能" w:date="2026-10-12T16:31:48Z">
              <w:r>
                <w:rPr>
                  <w:rFonts w:hint="eastAsia" w:ascii="仿宋" w:hAnsi="仿宋" w:eastAsia="仿宋" w:cs="仿宋"/>
                  <w:sz w:val="28"/>
                  <w:szCs w:val="28"/>
                  <w:highlight w:val="none"/>
                  <w:vertAlign w:val="baseline"/>
                  <w:lang w:val="en-US" w:eastAsia="zh-CN"/>
                </w:rPr>
                <w:t xml:space="preserve">30（验收演示）</w:t>
              </w:r>
            </w:ins>
          </w:p>
        </w:tc>
        <w:tc>
          <w:tcPr>
            <w:tcW w:w="688" w:type="dxa"/>
            <w:noWrap w:val="0"/>
            <w:vAlign w:val="top"/>
          </w:tcPr>
          <w:p w14:paraId="4B1C69AE">
            <w:pPr>
              <w:pageBreakBefore w:val="0"/>
              <w:kinsoku/>
              <w:wordWrap/>
              <w:overflowPunct/>
              <w:topLinePunct w:val="0"/>
              <w:bidi w:val="0"/>
              <w:spacing w:beforeAutospacing="0" w:line="560" w:lineRule="exact"/>
              <w:jc w:val="left"/>
              <w:rPr>
                <w:rFonts w:hint="eastAsia" w:ascii="仿宋" w:hAnsi="仿宋" w:eastAsia="仿宋" w:cs="仿宋"/>
                <w:sz w:val="28"/>
                <w:szCs w:val="28"/>
                <w:highlight w:val="none"/>
                <w:vertAlign w:val="baseline"/>
                <w:lang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highlight w:val="none"/>
                <w:vertAlign w:val="baseline"/>
                <w:lang w:eastAsia="zh-CN"/>
              </w:rPr>
              <w:t>男</w:t>
            </w:r>
          </w:p>
        </w:tc>
        <w:tc>
          <w:tcPr>
            <w:tcW w:w="1368" w:type="dxa"/>
            <w:noWrap w:val="0"/>
            <w:vAlign w:val="top"/>
          </w:tcPr>
          <w:p w14:paraId="2791E182">
            <w:pPr>
              <w:pageBreakBefore w:val="0"/>
              <w:kinsoku/>
              <w:wordWrap/>
              <w:overflowPunct/>
              <w:topLinePunct w:val="0"/>
              <w:bidi w:val="0"/>
              <w:spacing w:beforeAutospacing="0" w:line="560" w:lineRule="exact"/>
              <w:jc w:val="left"/>
              <w:rPr>
                <w:rFonts w:hint="eastAsia" w:ascii="仿宋" w:hAnsi="仿宋" w:eastAsia="仿宋" w:cs="仿宋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highlight w:val="none"/>
                <w:lang w:val="en-US" w:eastAsia="zh-CN"/>
              </w:rPr>
              <w:t>客户经理</w:t>
            </w:r>
          </w:p>
        </w:tc>
        <w:tc>
          <w:tcPr>
            <w:tcW w:w="1027" w:type="dxa"/>
            <w:noWrap w:val="0"/>
            <w:vAlign w:val="top"/>
          </w:tcPr>
          <w:p w14:paraId="01A7925E">
            <w:pPr>
              <w:pageBreakBefore w:val="0"/>
              <w:kinsoku/>
              <w:wordWrap/>
              <w:overflowPunct/>
              <w:topLinePunct w:val="0"/>
              <w:bidi w:val="0"/>
              <w:spacing w:beforeAutospacing="0" w:line="560" w:lineRule="exact"/>
              <w:jc w:val="left"/>
              <w:rPr>
                <w:rFonts w:hint="eastAsia" w:ascii="仿宋" w:hAnsi="仿宋" w:eastAsia="仿宋" w:cs="仿宋"/>
                <w:sz w:val="28"/>
                <w:szCs w:val="28"/>
                <w:highlight w:val="none"/>
                <w:vertAlign w:val="baseline"/>
                <w:lang w:eastAsia="zh-CN"/>
              </w:rPr>
            </w:pPr>
            <w:del w:id="15" w:author="灵燕智能" w:date="2026-10-12T16:31:48Z">
              <w:r>
                <w:rPr>
                  <w:rFonts w:hint="eastAsia" w:ascii="仿宋" w:hAnsi="仿宋" w:eastAsia="仿宋" w:cs="仿宋"/>
                  <w:sz w:val="28"/>
                  <w:szCs w:val="28"/>
                  <w:highlight w:val="none"/>
                  <w:vertAlign w:val="baseline"/>
                  <w:lang w:eastAsia="zh-CN"/>
                </w:rPr>
                <w:delText>本科</w:delText>
              </w:r>
            </w:del>
            <w:ins w:id="16" w:author="灵燕智能" w:date="2026-10-12T16:31:48Z">
              <w:r>
                <w:rPr>
                  <w:rFonts w:hint="eastAsia" w:ascii="仿宋" w:hAnsi="仿宋" w:eastAsia="仿宋" w:cs="仿宋"/>
                  <w:sz w:val="28"/>
                  <w:szCs w:val="28"/>
                  <w:highlight w:val="none"/>
                  <w:vertAlign w:val="baseline"/>
                  <w:lang w:eastAsia="zh-CN"/>
                </w:rPr>
                <w:t xml:space="preserve">本科（验收演示）</w:t>
              </w:r>
            </w:ins>
          </w:p>
        </w:tc>
        <w:tc>
          <w:tcPr>
            <w:tcW w:w="1028" w:type="dxa"/>
            <w:noWrap w:val="0"/>
            <w:vAlign w:val="top"/>
          </w:tcPr>
          <w:p w14:paraId="6B0D2800">
            <w:pPr>
              <w:pageBreakBefore w:val="0"/>
              <w:kinsoku/>
              <w:wordWrap/>
              <w:overflowPunct/>
              <w:topLinePunct w:val="0"/>
              <w:bidi w:val="0"/>
              <w:spacing w:beforeAutospacing="0" w:line="560" w:lineRule="exact"/>
              <w:jc w:val="left"/>
              <w:rPr>
                <w:rFonts w:hint="eastAsia" w:ascii="仿宋" w:hAnsi="仿宋" w:eastAsia="仿宋" w:cs="仿宋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del w:id="17" w:author="灵燕智能" w:date="2026-10-12T16:31:48Z">
              <w:r>
                <w:rPr>
                  <w:rFonts w:hint="eastAsia" w:ascii="仿宋" w:hAnsi="仿宋" w:eastAsia="仿宋" w:cs="仿宋"/>
                  <w:sz w:val="28"/>
                  <w:szCs w:val="28"/>
                  <w:highlight w:val="none"/>
                  <w:vertAlign w:val="baseline"/>
                  <w:lang w:val="en-US" w:eastAsia="zh-CN"/>
                </w:rPr>
                <w:delText>3</w:delText>
              </w:r>
            </w:del>
            <w:ins w:id="18" w:author="灵燕智能" w:date="2026-10-12T16:31:48Z">
              <w:r>
                <w:rPr>
                  <w:rFonts w:hint="eastAsia" w:ascii="仿宋" w:hAnsi="仿宋" w:eastAsia="仿宋" w:cs="仿宋"/>
                  <w:sz w:val="28"/>
                  <w:szCs w:val="28"/>
                  <w:highlight w:val="none"/>
                  <w:vertAlign w:val="baseline"/>
                  <w:lang w:val="en-US" w:eastAsia="zh-CN"/>
                </w:rPr>
                <w:t xml:space="preserve">3 年（验收演示）</w:t>
              </w:r>
            </w:ins>
          </w:p>
        </w:tc>
        <w:tc>
          <w:tcPr>
            <w:tcW w:w="1020" w:type="dxa"/>
            <w:noWrap w:val="0"/>
            <w:vAlign w:val="top"/>
          </w:tcPr>
          <w:p w14:paraId="50D2F212">
            <w:pPr>
              <w:pageBreakBefore w:val="0"/>
              <w:kinsoku/>
              <w:wordWrap/>
              <w:overflowPunct/>
              <w:topLinePunct w:val="0"/>
              <w:bidi w:val="0"/>
              <w:spacing w:beforeAutospacing="0" w:line="560" w:lineRule="exact"/>
              <w:jc w:val="left"/>
              <w:rPr>
                <w:rFonts w:hint="eastAsia" w:ascii="仿宋" w:hAnsi="仿宋" w:eastAsia="仿宋" w:cs="仿宋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ins w:id="49" w:author="灵燕智能" w:date="2026-10-12T16:32:03Z">
              <w:r>
                <w:t xml:space="preserve">0571-00000002（验收演示）</w:t>
              </w:r>
            </w:ins>
          </w:p>
        </w:tc>
        <w:tc>
          <w:tcPr>
            <w:tcW w:w="1020" w:type="dxa"/>
            <w:noWrap w:val="0"/>
            <w:vAlign w:val="top"/>
          </w:tcPr>
          <w:p w14:paraId="12559BF8">
            <w:pPr>
              <w:pageBreakBefore w:val="0"/>
              <w:kinsoku/>
              <w:wordWrap/>
              <w:overflowPunct/>
              <w:topLinePunct w:val="0"/>
              <w:bidi w:val="0"/>
              <w:spacing w:beforeAutospacing="0" w:line="560" w:lineRule="exact"/>
              <w:jc w:val="left"/>
              <w:rPr>
                <w:rFonts w:hint="eastAsia" w:ascii="仿宋" w:hAnsi="仿宋" w:eastAsia="仿宋" w:cs="仿宋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highlight w:val="none"/>
                <w:vertAlign w:val="baseline"/>
                <w:lang w:val="en-US" w:eastAsia="zh-CN"/>
              </w:rPr>
              <w:t>50-51</w:t>
            </w:r>
          </w:p>
        </w:tc>
      </w:tr>
      <w:tr w14:paraId="7E25739E">
        <w:trPr>
          <w:jc w:val="center"/>
        </w:trPr>
        <w:tc>
          <w:tcPr>
            <w:tcW w:w="1336" w:type="dxa"/>
            <w:noWrap w:val="0"/>
            <w:vAlign w:val="top"/>
          </w:tcPr>
          <w:p w14:paraId="29A7E136">
            <w:pPr>
              <w:pageBreakBefore w:val="0"/>
              <w:kinsoku/>
              <w:wordWrap/>
              <w:overflowPunct/>
              <w:topLinePunct w:val="0"/>
              <w:bidi w:val="0"/>
              <w:spacing w:beforeAutospacing="0" w:line="560" w:lineRule="exact"/>
              <w:jc w:val="center"/>
              <w:rPr>
                <w:rFonts w:hint="eastAsia" w:ascii="仿宋" w:hAnsi="仿宋" w:eastAsia="仿宋" w:cs="仿宋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highlight w:val="none"/>
                <w:lang w:val="en-US" w:eastAsia="zh-CN"/>
              </w:rPr>
              <w:t>2</w:t>
            </w:r>
          </w:p>
        </w:tc>
        <w:tc>
          <w:tcPr>
            <w:tcW w:w="1336" w:type="dxa"/>
            <w:noWrap w:val="0"/>
            <w:vAlign w:val="top"/>
          </w:tcPr>
          <w:p w14:paraId="0902F23C">
            <w:pPr>
              <w:pageBreakBefore w:val="0"/>
              <w:kinsoku/>
              <w:wordWrap/>
              <w:overflowPunct/>
              <w:topLinePunct w:val="0"/>
              <w:bidi w:val="0"/>
              <w:spacing w:beforeAutospacing="0" w:line="560" w:lineRule="exact"/>
              <w:jc w:val="left"/>
              <w:rPr>
                <w:rFonts w:hint="eastAsia" w:ascii="仿宋" w:hAnsi="仿宋" w:eastAsia="仿宋" w:cs="仿宋"/>
                <w:sz w:val="28"/>
                <w:szCs w:val="28"/>
                <w:highlight w:val="none"/>
                <w:lang w:eastAsia="zh-CN"/>
              </w:rPr>
            </w:pPr>
            <w:del w:id="19" w:author="灵燕智能" w:date="2026-10-12T16:31:48Z">
              <w:r>
                <w:rPr>
                  <w:rFonts w:hint="eastAsia" w:ascii="仿宋" w:hAnsi="仿宋" w:eastAsia="仿宋" w:cs="仿宋"/>
                  <w:sz w:val="28"/>
                  <w:szCs w:val="28"/>
                  <w:highlight w:val="none"/>
                  <w:lang w:eastAsia="zh-CN"/>
                </w:rPr>
                <w:delText>例子：【张三】</w:delText>
              </w:r>
            </w:del>
            <w:ins w:id="20" w:author="灵燕智能" w:date="2026-10-12T16:31:48Z">
              <w:r>
                <w:rPr>
                  <w:rFonts w:hint="eastAsia" w:ascii="仿宋" w:hAnsi="仿宋" w:eastAsia="仿宋" w:cs="仿宋"/>
                  <w:sz w:val="28"/>
                  <w:szCs w:val="28"/>
                  <w:highlight w:val="none"/>
                  <w:lang w:eastAsia="zh-CN"/>
                </w:rPr>
                <w:t xml:space="preserve">李演示B（验收演示，正式投标前替换为真实拟投入人员）</w:t>
              </w:r>
            </w:ins>
          </w:p>
        </w:tc>
        <w:tc>
          <w:tcPr>
            <w:tcW w:w="719" w:type="dxa"/>
            <w:noWrap w:val="0"/>
            <w:vAlign w:val="top"/>
          </w:tcPr>
          <w:p w14:paraId="0D842BF5">
            <w:pPr>
              <w:pageBreakBefore w:val="0"/>
              <w:kinsoku/>
              <w:wordWrap/>
              <w:overflowPunct/>
              <w:topLinePunct w:val="0"/>
              <w:bidi w:val="0"/>
              <w:spacing w:beforeAutospacing="0" w:line="560" w:lineRule="exact"/>
              <w:jc w:val="left"/>
              <w:rPr>
                <w:rFonts w:hint="eastAsia" w:ascii="仿宋" w:hAnsi="仿宋" w:eastAsia="仿宋" w:cs="仿宋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del w:id="21" w:author="灵燕智能" w:date="2026-10-12T16:31:48Z">
              <w:r>
                <w:rPr>
                  <w:rFonts w:hint="eastAsia" w:ascii="仿宋" w:hAnsi="仿宋" w:eastAsia="仿宋" w:cs="仿宋"/>
                  <w:sz w:val="28"/>
                  <w:szCs w:val="28"/>
                  <w:highlight w:val="none"/>
                  <w:vertAlign w:val="baseline"/>
                  <w:lang w:val="en-US" w:eastAsia="zh-CN"/>
                </w:rPr>
                <w:delText>34</w:delText>
              </w:r>
            </w:del>
            <w:ins w:id="22" w:author="灵燕智能" w:date="2026-10-12T16:31:48Z">
              <w:r>
                <w:rPr>
                  <w:rFonts w:hint="eastAsia" w:ascii="仿宋" w:hAnsi="仿宋" w:eastAsia="仿宋" w:cs="仿宋"/>
                  <w:sz w:val="28"/>
                  <w:szCs w:val="28"/>
                  <w:highlight w:val="none"/>
                  <w:vertAlign w:val="baseline"/>
                  <w:lang w:val="en-US" w:eastAsia="zh-CN"/>
                </w:rPr>
                <w:t xml:space="preserve">35（验收演示）</w:t>
              </w:r>
            </w:ins>
          </w:p>
        </w:tc>
        <w:tc>
          <w:tcPr>
            <w:tcW w:w="688" w:type="dxa"/>
            <w:noWrap w:val="0"/>
            <w:vAlign w:val="top"/>
          </w:tcPr>
          <w:p w14:paraId="6C2C176E">
            <w:pPr>
              <w:pageBreakBefore w:val="0"/>
              <w:kinsoku/>
              <w:wordWrap/>
              <w:overflowPunct/>
              <w:topLinePunct w:val="0"/>
              <w:bidi w:val="0"/>
              <w:spacing w:beforeAutospacing="0" w:line="560" w:lineRule="exact"/>
              <w:jc w:val="left"/>
              <w:rPr>
                <w:rFonts w:hint="eastAsia" w:ascii="仿宋" w:hAnsi="仿宋" w:eastAsia="仿宋" w:cs="仿宋"/>
                <w:sz w:val="28"/>
                <w:szCs w:val="28"/>
                <w:highlight w:val="none"/>
                <w:vertAlign w:val="baseline"/>
                <w:lang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highlight w:val="none"/>
                <w:vertAlign w:val="baseline"/>
                <w:lang w:eastAsia="zh-CN"/>
              </w:rPr>
              <w:t>男</w:t>
            </w:r>
          </w:p>
        </w:tc>
        <w:tc>
          <w:tcPr>
            <w:tcW w:w="1368" w:type="dxa"/>
            <w:noWrap w:val="0"/>
            <w:vAlign w:val="top"/>
          </w:tcPr>
          <w:p w14:paraId="52A32496">
            <w:pPr>
              <w:pageBreakBefore w:val="0"/>
              <w:kinsoku/>
              <w:wordWrap/>
              <w:overflowPunct/>
              <w:topLinePunct w:val="0"/>
              <w:bidi w:val="0"/>
              <w:spacing w:beforeAutospacing="0" w:line="560" w:lineRule="exact"/>
              <w:jc w:val="left"/>
              <w:rPr>
                <w:rFonts w:hint="eastAsia" w:ascii="仿宋" w:hAnsi="仿宋" w:eastAsia="仿宋" w:cs="仿宋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highlight w:val="none"/>
                <w:lang w:eastAsia="zh-CN"/>
              </w:rPr>
              <w:t>数据技术</w:t>
            </w:r>
          </w:p>
        </w:tc>
        <w:tc>
          <w:tcPr>
            <w:tcW w:w="1027" w:type="dxa"/>
            <w:noWrap w:val="0"/>
            <w:vAlign w:val="top"/>
          </w:tcPr>
          <w:p w14:paraId="4760DC82">
            <w:pPr>
              <w:pageBreakBefore w:val="0"/>
              <w:kinsoku/>
              <w:wordWrap/>
              <w:overflowPunct/>
              <w:topLinePunct w:val="0"/>
              <w:bidi w:val="0"/>
              <w:spacing w:beforeAutospacing="0" w:line="560" w:lineRule="exact"/>
              <w:jc w:val="left"/>
              <w:rPr>
                <w:rFonts w:hint="eastAsia" w:ascii="仿宋" w:hAnsi="仿宋" w:eastAsia="仿宋" w:cs="仿宋"/>
                <w:sz w:val="28"/>
                <w:szCs w:val="28"/>
                <w:highlight w:val="none"/>
                <w:vertAlign w:val="baseline"/>
                <w:lang w:eastAsia="zh-CN"/>
              </w:rPr>
            </w:pPr>
            <w:del w:id="23" w:author="灵燕智能" w:date="2026-10-12T16:31:48Z">
              <w:r>
                <w:rPr>
                  <w:rFonts w:hint="eastAsia" w:ascii="仿宋" w:hAnsi="仿宋" w:eastAsia="仿宋" w:cs="仿宋"/>
                  <w:sz w:val="28"/>
                  <w:szCs w:val="28"/>
                  <w:highlight w:val="none"/>
                  <w:vertAlign w:val="baseline"/>
                  <w:lang w:eastAsia="zh-CN"/>
                </w:rPr>
                <w:delText>本科</w:delText>
              </w:r>
            </w:del>
            <w:ins w:id="24" w:author="灵燕智能" w:date="2026-10-12T16:31:48Z">
              <w:r>
                <w:rPr>
                  <w:rFonts w:hint="eastAsia" w:ascii="仿宋" w:hAnsi="仿宋" w:eastAsia="仿宋" w:cs="仿宋"/>
                  <w:sz w:val="28"/>
                  <w:szCs w:val="28"/>
                  <w:highlight w:val="none"/>
                  <w:vertAlign w:val="baseline"/>
                  <w:lang w:eastAsia="zh-CN"/>
                </w:rPr>
                <w:t xml:space="preserve">本科（验收演示）</w:t>
              </w:r>
            </w:ins>
          </w:p>
        </w:tc>
        <w:tc>
          <w:tcPr>
            <w:tcW w:w="1028" w:type="dxa"/>
            <w:noWrap w:val="0"/>
            <w:vAlign w:val="top"/>
          </w:tcPr>
          <w:p w14:paraId="4F5CA6FC">
            <w:pPr>
              <w:pageBreakBefore w:val="0"/>
              <w:kinsoku/>
              <w:wordWrap/>
              <w:overflowPunct/>
              <w:topLinePunct w:val="0"/>
              <w:bidi w:val="0"/>
              <w:spacing w:beforeAutospacing="0" w:line="560" w:lineRule="exact"/>
              <w:jc w:val="left"/>
              <w:rPr>
                <w:rFonts w:hint="eastAsia" w:ascii="仿宋" w:hAnsi="仿宋" w:eastAsia="仿宋" w:cs="仿宋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del w:id="25" w:author="灵燕智能" w:date="2026-10-12T16:31:48Z">
              <w:r>
                <w:rPr>
                  <w:rFonts w:hint="eastAsia" w:ascii="仿宋" w:hAnsi="仿宋" w:eastAsia="仿宋" w:cs="仿宋"/>
                  <w:sz w:val="28"/>
                  <w:szCs w:val="28"/>
                  <w:highlight w:val="none"/>
                  <w:vertAlign w:val="baseline"/>
                  <w:lang w:val="en-US" w:eastAsia="zh-CN"/>
                </w:rPr>
                <w:delText>5</w:delText>
              </w:r>
            </w:del>
            <w:ins w:id="26" w:author="灵燕智能" w:date="2026-10-12T16:31:48Z">
              <w:r>
                <w:rPr>
                  <w:rFonts w:hint="eastAsia" w:ascii="仿宋" w:hAnsi="仿宋" w:eastAsia="仿宋" w:cs="仿宋"/>
                  <w:sz w:val="28"/>
                  <w:szCs w:val="28"/>
                  <w:highlight w:val="none"/>
                  <w:vertAlign w:val="baseline"/>
                  <w:lang w:val="en-US" w:eastAsia="zh-CN"/>
                </w:rPr>
                <w:t xml:space="preserve">5 年（验收演示）</w:t>
              </w:r>
            </w:ins>
          </w:p>
        </w:tc>
        <w:tc>
          <w:tcPr>
            <w:tcW w:w="1020" w:type="dxa"/>
            <w:noWrap w:val="0"/>
            <w:vAlign w:val="top"/>
          </w:tcPr>
          <w:p w14:paraId="41067E11">
            <w:pPr>
              <w:pageBreakBefore w:val="0"/>
              <w:kinsoku/>
              <w:wordWrap/>
              <w:overflowPunct/>
              <w:topLinePunct w:val="0"/>
              <w:bidi w:val="0"/>
              <w:spacing w:beforeAutospacing="0" w:line="560" w:lineRule="exact"/>
              <w:jc w:val="left"/>
              <w:rPr>
                <w:rFonts w:hint="eastAsia" w:ascii="仿宋" w:hAnsi="仿宋" w:eastAsia="仿宋" w:cs="仿宋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ins w:id="50" w:author="灵燕智能" w:date="2026-10-12T16:32:03Z">
              <w:r>
                <w:t xml:space="preserve">0571-00000003（验收演示）</w:t>
              </w:r>
            </w:ins>
          </w:p>
        </w:tc>
        <w:tc>
          <w:tcPr>
            <w:tcW w:w="1020" w:type="dxa"/>
            <w:noWrap w:val="0"/>
            <w:vAlign w:val="top"/>
          </w:tcPr>
          <w:p w14:paraId="69AE9A94">
            <w:pPr>
              <w:pageBreakBefore w:val="0"/>
              <w:kinsoku/>
              <w:wordWrap/>
              <w:overflowPunct/>
              <w:topLinePunct w:val="0"/>
              <w:bidi w:val="0"/>
              <w:spacing w:beforeAutospacing="0" w:line="560" w:lineRule="exact"/>
              <w:jc w:val="left"/>
              <w:rPr>
                <w:rFonts w:hint="eastAsia" w:ascii="仿宋" w:hAnsi="仿宋" w:eastAsia="仿宋" w:cs="仿宋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highlight w:val="none"/>
                <w:vertAlign w:val="baseline"/>
                <w:lang w:val="en-US" w:eastAsia="zh-CN"/>
              </w:rPr>
              <w:t>52-53</w:t>
            </w:r>
          </w:p>
        </w:tc>
      </w:tr>
      <w:tr w14:paraId="3CEEB6D7">
        <w:trPr>
          <w:jc w:val="center"/>
        </w:trPr>
        <w:tc>
          <w:tcPr>
            <w:tcW w:w="1336" w:type="dxa"/>
            <w:noWrap w:val="0"/>
            <w:vAlign w:val="top"/>
          </w:tcPr>
          <w:p w14:paraId="7C08B43D">
            <w:pPr>
              <w:pageBreakBefore w:val="0"/>
              <w:kinsoku/>
              <w:wordWrap/>
              <w:overflowPunct/>
              <w:topLinePunct w:val="0"/>
              <w:bidi w:val="0"/>
              <w:spacing w:beforeAutospacing="0" w:line="560" w:lineRule="exact"/>
              <w:jc w:val="center"/>
              <w:rPr>
                <w:rFonts w:hint="eastAsia" w:ascii="仿宋" w:hAnsi="仿宋" w:eastAsia="仿宋" w:cs="仿宋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highlight w:val="none"/>
                <w:lang w:val="en-US" w:eastAsia="zh-CN"/>
              </w:rPr>
              <w:t>3</w:t>
            </w:r>
          </w:p>
        </w:tc>
        <w:tc>
          <w:tcPr>
            <w:tcW w:w="1336" w:type="dxa"/>
            <w:noWrap w:val="0"/>
            <w:vAlign w:val="top"/>
          </w:tcPr>
          <w:p w14:paraId="5197D973">
            <w:pPr>
              <w:pageBreakBefore w:val="0"/>
              <w:kinsoku/>
              <w:wordWrap/>
              <w:overflowPunct/>
              <w:topLinePunct w:val="0"/>
              <w:bidi w:val="0"/>
              <w:spacing w:beforeAutospacing="0" w:line="560" w:lineRule="exact"/>
              <w:jc w:val="left"/>
              <w:rPr>
                <w:rFonts w:hint="eastAsia" w:ascii="仿宋" w:hAnsi="仿宋" w:eastAsia="仿宋" w:cs="仿宋"/>
                <w:sz w:val="28"/>
                <w:szCs w:val="28"/>
                <w:highlight w:val="none"/>
                <w:lang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highlight w:val="none"/>
                <w:lang w:eastAsia="zh-CN"/>
              </w:rPr>
              <w:t>例子：李四</w:t>
            </w:r>
          </w:p>
        </w:tc>
        <w:tc>
          <w:tcPr>
            <w:tcW w:w="719" w:type="dxa"/>
            <w:noWrap w:val="0"/>
            <w:vAlign w:val="top"/>
          </w:tcPr>
          <w:p w14:paraId="09504C61">
            <w:pPr>
              <w:pageBreakBefore w:val="0"/>
              <w:kinsoku/>
              <w:wordWrap/>
              <w:overflowPunct/>
              <w:topLinePunct w:val="0"/>
              <w:bidi w:val="0"/>
              <w:spacing w:beforeAutospacing="0" w:line="560" w:lineRule="exact"/>
              <w:jc w:val="left"/>
              <w:rPr>
                <w:rFonts w:hint="eastAsia" w:ascii="仿宋" w:hAnsi="仿宋" w:eastAsia="仿宋" w:cs="仿宋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highlight w:val="none"/>
                <w:vertAlign w:val="baseline"/>
                <w:lang w:val="en-US" w:eastAsia="zh-CN"/>
              </w:rPr>
              <w:t>32</w:t>
            </w:r>
          </w:p>
        </w:tc>
        <w:tc>
          <w:tcPr>
            <w:tcW w:w="688" w:type="dxa"/>
            <w:noWrap w:val="0"/>
            <w:vAlign w:val="top"/>
          </w:tcPr>
          <w:p w14:paraId="4C94D10A">
            <w:pPr>
              <w:pageBreakBefore w:val="0"/>
              <w:kinsoku/>
              <w:wordWrap/>
              <w:overflowPunct/>
              <w:topLinePunct w:val="0"/>
              <w:bidi w:val="0"/>
              <w:spacing w:beforeAutospacing="0" w:line="560" w:lineRule="exact"/>
              <w:jc w:val="left"/>
              <w:rPr>
                <w:rFonts w:hint="eastAsia" w:ascii="仿宋" w:hAnsi="仿宋" w:eastAsia="仿宋" w:cs="仿宋"/>
                <w:sz w:val="28"/>
                <w:szCs w:val="28"/>
                <w:highlight w:val="none"/>
                <w:vertAlign w:val="baseline"/>
                <w:lang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highlight w:val="none"/>
                <w:vertAlign w:val="baseline"/>
                <w:lang w:eastAsia="zh-CN"/>
              </w:rPr>
              <w:t>男</w:t>
            </w:r>
          </w:p>
        </w:tc>
        <w:tc>
          <w:tcPr>
            <w:tcW w:w="1368" w:type="dxa"/>
            <w:noWrap w:val="0"/>
            <w:vAlign w:val="top"/>
          </w:tcPr>
          <w:p w14:paraId="5A3BF1FE">
            <w:pPr>
              <w:pageBreakBefore w:val="0"/>
              <w:kinsoku/>
              <w:wordWrap/>
              <w:overflowPunct/>
              <w:topLinePunct w:val="0"/>
              <w:bidi w:val="0"/>
              <w:spacing w:beforeAutospacing="0" w:line="560" w:lineRule="exact"/>
              <w:jc w:val="left"/>
              <w:rPr>
                <w:rFonts w:hint="eastAsia" w:ascii="仿宋" w:hAnsi="仿宋" w:eastAsia="仿宋" w:cs="仿宋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highlight w:val="none"/>
                <w:lang w:eastAsia="zh-CN"/>
              </w:rPr>
              <w:t>数据技术</w:t>
            </w:r>
          </w:p>
        </w:tc>
        <w:tc>
          <w:tcPr>
            <w:tcW w:w="1027" w:type="dxa"/>
            <w:noWrap w:val="0"/>
            <w:vAlign w:val="top"/>
          </w:tcPr>
          <w:p w14:paraId="69AD61EE">
            <w:pPr>
              <w:pageBreakBefore w:val="0"/>
              <w:kinsoku/>
              <w:wordWrap/>
              <w:overflowPunct/>
              <w:topLinePunct w:val="0"/>
              <w:bidi w:val="0"/>
              <w:spacing w:beforeAutospacing="0" w:line="560" w:lineRule="exact"/>
              <w:jc w:val="left"/>
              <w:rPr>
                <w:rFonts w:hint="eastAsia" w:ascii="仿宋" w:hAnsi="仿宋" w:eastAsia="仿宋" w:cs="仿宋"/>
                <w:sz w:val="28"/>
                <w:szCs w:val="28"/>
                <w:highlight w:val="none"/>
                <w:vertAlign w:val="baseline"/>
                <w:lang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highlight w:val="none"/>
                <w:vertAlign w:val="baseline"/>
                <w:lang w:eastAsia="zh-CN"/>
              </w:rPr>
              <w:t>本科</w:t>
            </w:r>
          </w:p>
        </w:tc>
        <w:tc>
          <w:tcPr>
            <w:tcW w:w="1028" w:type="dxa"/>
            <w:noWrap w:val="0"/>
            <w:vAlign w:val="top"/>
          </w:tcPr>
          <w:p w14:paraId="78AAE54D">
            <w:pPr>
              <w:pageBreakBefore w:val="0"/>
              <w:kinsoku/>
              <w:wordWrap/>
              <w:overflowPunct/>
              <w:topLinePunct w:val="0"/>
              <w:bidi w:val="0"/>
              <w:spacing w:beforeAutospacing="0" w:line="560" w:lineRule="exact"/>
              <w:jc w:val="left"/>
              <w:rPr>
                <w:rFonts w:hint="eastAsia" w:ascii="仿宋" w:hAnsi="仿宋" w:eastAsia="仿宋" w:cs="仿宋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highlight w:val="none"/>
                <w:vertAlign w:val="baseline"/>
                <w:lang w:val="en-US" w:eastAsia="zh-CN"/>
              </w:rPr>
              <w:t>7</w:t>
            </w:r>
          </w:p>
        </w:tc>
        <w:tc>
          <w:tcPr>
            <w:tcW w:w="1020" w:type="dxa"/>
            <w:noWrap w:val="0"/>
            <w:vAlign w:val="top"/>
          </w:tcPr>
          <w:p w14:paraId="7D6CA7E0">
            <w:pPr>
              <w:pageBreakBefore w:val="0"/>
              <w:kinsoku/>
              <w:wordWrap/>
              <w:overflowPunct/>
              <w:topLinePunct w:val="0"/>
              <w:bidi w:val="0"/>
              <w:spacing w:beforeAutospacing="0" w:line="560" w:lineRule="exact"/>
              <w:jc w:val="left"/>
              <w:rPr>
                <w:rFonts w:hint="eastAsia" w:ascii="仿宋" w:hAnsi="仿宋" w:eastAsia="仿宋" w:cs="仿宋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020" w:type="dxa"/>
            <w:noWrap w:val="0"/>
            <w:vAlign w:val="top"/>
          </w:tcPr>
          <w:p w14:paraId="571B615C">
            <w:pPr>
              <w:pageBreakBefore w:val="0"/>
              <w:kinsoku/>
              <w:wordWrap/>
              <w:overflowPunct/>
              <w:topLinePunct w:val="0"/>
              <w:bidi w:val="0"/>
              <w:spacing w:beforeAutospacing="0" w:line="560" w:lineRule="exact"/>
              <w:jc w:val="left"/>
              <w:rPr>
                <w:rFonts w:hint="eastAsia" w:ascii="仿宋" w:hAnsi="仿宋" w:eastAsia="仿宋" w:cs="仿宋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highlight w:val="none"/>
                <w:vertAlign w:val="baseline"/>
                <w:lang w:val="en-US" w:eastAsia="zh-CN"/>
              </w:rPr>
              <w:t>53-54</w:t>
            </w:r>
          </w:p>
        </w:tc>
      </w:tr>
      <w:tr w14:paraId="13556E04">
        <w:trPr>
          <w:jc w:val="center"/>
        </w:trPr>
        <w:tc>
          <w:tcPr>
            <w:tcW w:w="1336" w:type="dxa"/>
            <w:noWrap w:val="0"/>
            <w:vAlign w:val="top"/>
          </w:tcPr>
          <w:p w14:paraId="7A15242E">
            <w:pPr>
              <w:pageBreakBefore w:val="0"/>
              <w:kinsoku/>
              <w:wordWrap/>
              <w:overflowPunct/>
              <w:topLinePunct w:val="0"/>
              <w:bidi w:val="0"/>
              <w:spacing w:beforeAutospacing="0" w:line="560" w:lineRule="exact"/>
              <w:jc w:val="center"/>
              <w:rPr>
                <w:rFonts w:hint="eastAsia" w:ascii="仿宋" w:hAnsi="仿宋" w:eastAsia="仿宋" w:cs="仿宋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highlight w:val="none"/>
                <w:lang w:val="en-US" w:eastAsia="zh-CN"/>
              </w:rPr>
              <w:t>4</w:t>
            </w:r>
          </w:p>
        </w:tc>
        <w:tc>
          <w:tcPr>
            <w:tcW w:w="1336" w:type="dxa"/>
            <w:noWrap w:val="0"/>
            <w:vAlign w:val="top"/>
          </w:tcPr>
          <w:p w14:paraId="3BA63DE4">
            <w:pPr>
              <w:pageBreakBefore w:val="0"/>
              <w:kinsoku/>
              <w:wordWrap/>
              <w:overflowPunct/>
              <w:topLinePunct w:val="0"/>
              <w:bidi w:val="0"/>
              <w:spacing w:beforeAutospacing="0" w:line="560" w:lineRule="exact"/>
              <w:jc w:val="left"/>
              <w:rPr>
                <w:rFonts w:hint="eastAsia" w:ascii="仿宋" w:hAnsi="仿宋" w:eastAsia="仿宋" w:cs="仿宋"/>
                <w:sz w:val="28"/>
                <w:szCs w:val="28"/>
                <w:highlight w:val="none"/>
                <w:lang w:val="en-US" w:eastAsia="zh-CN"/>
              </w:rPr>
            </w:pPr>
          </w:p>
        </w:tc>
        <w:tc>
          <w:tcPr>
            <w:tcW w:w="719" w:type="dxa"/>
            <w:noWrap w:val="0"/>
            <w:vAlign w:val="top"/>
          </w:tcPr>
          <w:p w14:paraId="62AC6796">
            <w:pPr>
              <w:pageBreakBefore w:val="0"/>
              <w:kinsoku/>
              <w:wordWrap/>
              <w:overflowPunct/>
              <w:topLinePunct w:val="0"/>
              <w:bidi w:val="0"/>
              <w:spacing w:beforeAutospacing="0" w:line="560" w:lineRule="exact"/>
              <w:jc w:val="left"/>
              <w:rPr>
                <w:rFonts w:hint="eastAsia" w:ascii="仿宋" w:hAnsi="仿宋" w:eastAsia="仿宋" w:cs="仿宋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688" w:type="dxa"/>
            <w:noWrap w:val="0"/>
            <w:vAlign w:val="top"/>
          </w:tcPr>
          <w:p w14:paraId="35CA7298">
            <w:pPr>
              <w:pageBreakBefore w:val="0"/>
              <w:kinsoku/>
              <w:wordWrap/>
              <w:overflowPunct/>
              <w:topLinePunct w:val="0"/>
              <w:bidi w:val="0"/>
              <w:spacing w:beforeAutospacing="0" w:line="560" w:lineRule="exact"/>
              <w:jc w:val="left"/>
              <w:rPr>
                <w:rFonts w:hint="eastAsia" w:ascii="仿宋" w:hAnsi="仿宋" w:eastAsia="仿宋" w:cs="仿宋"/>
                <w:sz w:val="28"/>
                <w:szCs w:val="28"/>
                <w:highlight w:val="none"/>
                <w:vertAlign w:val="baseline"/>
                <w:lang w:eastAsia="zh-CN"/>
              </w:rPr>
            </w:pPr>
          </w:p>
        </w:tc>
        <w:tc>
          <w:tcPr>
            <w:tcW w:w="1368" w:type="dxa"/>
            <w:noWrap w:val="0"/>
            <w:vAlign w:val="top"/>
          </w:tcPr>
          <w:p w14:paraId="59DABF75">
            <w:pPr>
              <w:pageBreakBefore w:val="0"/>
              <w:kinsoku/>
              <w:wordWrap/>
              <w:overflowPunct/>
              <w:topLinePunct w:val="0"/>
              <w:bidi w:val="0"/>
              <w:spacing w:beforeAutospacing="0" w:line="560" w:lineRule="exact"/>
              <w:jc w:val="left"/>
              <w:rPr>
                <w:rFonts w:hint="eastAsia" w:ascii="仿宋" w:hAnsi="仿宋" w:eastAsia="仿宋" w:cs="仿宋"/>
                <w:sz w:val="28"/>
                <w:szCs w:val="28"/>
                <w:highlight w:val="none"/>
                <w:lang w:eastAsia="zh-CN"/>
              </w:rPr>
            </w:pPr>
          </w:p>
        </w:tc>
        <w:tc>
          <w:tcPr>
            <w:tcW w:w="1027" w:type="dxa"/>
            <w:noWrap w:val="0"/>
            <w:vAlign w:val="top"/>
          </w:tcPr>
          <w:p w14:paraId="25BC9D1A">
            <w:pPr>
              <w:pageBreakBefore w:val="0"/>
              <w:kinsoku/>
              <w:wordWrap/>
              <w:overflowPunct/>
              <w:topLinePunct w:val="0"/>
              <w:bidi w:val="0"/>
              <w:spacing w:beforeAutospacing="0" w:line="560" w:lineRule="exact"/>
              <w:jc w:val="left"/>
              <w:rPr>
                <w:rFonts w:hint="eastAsia" w:ascii="仿宋" w:hAnsi="仿宋" w:eastAsia="仿宋" w:cs="仿宋"/>
                <w:sz w:val="28"/>
                <w:szCs w:val="28"/>
                <w:highlight w:val="none"/>
                <w:vertAlign w:val="baseline"/>
                <w:lang w:eastAsia="zh-CN"/>
              </w:rPr>
            </w:pPr>
          </w:p>
        </w:tc>
        <w:tc>
          <w:tcPr>
            <w:tcW w:w="1028" w:type="dxa"/>
            <w:noWrap w:val="0"/>
            <w:vAlign w:val="top"/>
          </w:tcPr>
          <w:p w14:paraId="45B6B49E">
            <w:pPr>
              <w:pageBreakBefore w:val="0"/>
              <w:kinsoku/>
              <w:wordWrap/>
              <w:overflowPunct/>
              <w:topLinePunct w:val="0"/>
              <w:bidi w:val="0"/>
              <w:spacing w:beforeAutospacing="0" w:line="560" w:lineRule="exact"/>
              <w:jc w:val="left"/>
              <w:rPr>
                <w:rFonts w:hint="eastAsia" w:ascii="仿宋" w:hAnsi="仿宋" w:eastAsia="仿宋" w:cs="仿宋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020" w:type="dxa"/>
            <w:noWrap w:val="0"/>
            <w:vAlign w:val="top"/>
          </w:tcPr>
          <w:p w14:paraId="513DF1C8">
            <w:pPr>
              <w:pageBreakBefore w:val="0"/>
              <w:kinsoku/>
              <w:wordWrap/>
              <w:overflowPunct/>
              <w:topLinePunct w:val="0"/>
              <w:bidi w:val="0"/>
              <w:spacing w:beforeAutospacing="0" w:line="560" w:lineRule="exact"/>
              <w:jc w:val="left"/>
              <w:rPr>
                <w:rFonts w:hint="eastAsia" w:ascii="仿宋" w:hAnsi="仿宋" w:eastAsia="仿宋" w:cs="仿宋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020" w:type="dxa"/>
            <w:noWrap w:val="0"/>
            <w:vAlign w:val="top"/>
          </w:tcPr>
          <w:p w14:paraId="173A7A13">
            <w:pPr>
              <w:pageBreakBefore w:val="0"/>
              <w:kinsoku/>
              <w:wordWrap/>
              <w:overflowPunct/>
              <w:topLinePunct w:val="0"/>
              <w:bidi w:val="0"/>
              <w:spacing w:beforeAutospacing="0" w:line="560" w:lineRule="exact"/>
              <w:jc w:val="left"/>
              <w:rPr>
                <w:rFonts w:hint="eastAsia" w:ascii="仿宋" w:hAnsi="仿宋" w:eastAsia="仿宋" w:cs="仿宋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</w:tr>
    </w:tbl>
    <w:p w14:paraId="7483E3A6">
      <w:pPr>
        <w:pageBreakBefore w:val="0"/>
        <w:widowControl/>
        <w:kinsoku/>
        <w:wordWrap/>
        <w:overflowPunct/>
        <w:topLinePunct w:val="0"/>
        <w:bidi w:val="0"/>
        <w:spacing w:beforeAutospacing="0" w:line="360" w:lineRule="auto"/>
        <w:ind w:left="0" w:leftChars="0" w:firstLine="5320" w:firstLineChars="1900"/>
        <w:jc w:val="left"/>
        <w:rPr>
          <w:rFonts w:hint="eastAsia" w:ascii="仿宋" w:hAnsi="仿宋" w:eastAsia="仿宋" w:cs="仿宋"/>
          <w:smallCaps w:val="0"/>
          <w:kern w:val="0"/>
          <w:sz w:val="28"/>
          <w:szCs w:val="28"/>
          <w:highlight w:val="none"/>
        </w:rPr>
      </w:pPr>
    </w:p>
    <w:p w14:paraId="2269C1C2">
      <w:pPr>
        <w:pageBreakBefore w:val="0"/>
        <w:widowControl/>
        <w:kinsoku/>
        <w:wordWrap/>
        <w:overflowPunct/>
        <w:topLinePunct w:val="0"/>
        <w:bidi w:val="0"/>
        <w:spacing w:beforeAutospacing="0" w:line="360" w:lineRule="auto"/>
        <w:ind w:left="0" w:leftChars="0" w:firstLine="4340" w:firstLineChars="1550"/>
        <w:rPr>
          <w:rFonts w:hint="eastAsia" w:ascii="仿宋" w:hAnsi="仿宋" w:eastAsia="仿宋" w:cs="仿宋"/>
          <w:smallCaps w:val="0"/>
          <w:kern w:val="0"/>
          <w:sz w:val="28"/>
          <w:szCs w:val="28"/>
          <w:highlight w:val="none"/>
        </w:rPr>
      </w:pPr>
      <w:del w:id="9" w:author="灵燕智能" w:date="2026-10-12T16:31:48Z">
        <w:r>
          <w:rPr>
            <w:rFonts w:hint="eastAsia" w:ascii="仿宋" w:hAnsi="仿宋" w:eastAsia="仿宋" w:cs="仿宋"/>
            <w:smallCaps w:val="0"/>
            <w:kern w:val="0"/>
            <w:sz w:val="28"/>
            <w:szCs w:val="28"/>
            <w:highlight w:val="none"/>
            <w:lang w:eastAsia="zh-CN"/>
          </w:rPr>
          <w:delText>投标供应商</w:delText>
        </w:r>
      </w:del>
      <w:del w:id="9" w:author="灵燕智能" w:date="2026-10-12T16:31:48Z">
        <w:r>
          <w:rPr>
            <w:rFonts w:hint="eastAsia" w:ascii="仿宋" w:hAnsi="仿宋" w:eastAsia="仿宋" w:cs="仿宋"/>
            <w:smallCaps w:val="0"/>
            <w:kern w:val="0"/>
            <w:sz w:val="28"/>
            <w:szCs w:val="28"/>
            <w:highlight w:val="none"/>
          </w:rPr>
          <w:delText xml:space="preserve">名称（公章）：</w:delText>
        </w:r>
      </w:del>
      <w:ins w:id="10" w:author="灵燕智能" w:date="2026-10-12T16:31:48Z">
        <w:r>
          <w:rPr>
            <w:rFonts w:hint="eastAsia" w:ascii="仿宋" w:hAnsi="仿宋" w:eastAsia="仿宋" w:cs="仿宋"/>
            <w:smallCaps w:val="0"/>
            <w:kern w:val="0"/>
            <w:sz w:val="28"/>
            <w:szCs w:val="28"/>
            <w:highlight w:val="none"/>
            <w:lang w:eastAsia="zh-CN"/>
          </w:rPr>
          <w:t xml:space="preserve">投标供应商名称（公章）：杭州研数科技有限公司（验收演示）</w:t>
        </w:r>
      </w:ins>
      <w:r>
        <w:rPr>
          <w:rFonts w:hint="eastAsia" w:ascii="仿宋" w:hAnsi="仿宋" w:eastAsia="仿宋" w:cs="仿宋"/>
          <w:smallCaps w:val="0"/>
          <w:kern w:val="0"/>
          <w:sz w:val="28"/>
          <w:szCs w:val="28"/>
          <w:highlight w:val="none"/>
        </w:rPr>
        <w:t xml:space="preserve">                   </w:t>
      </w:r>
    </w:p>
    <w:p w14:paraId="0A8BDF9E">
      <w:pPr>
        <w:pageBreakBefore w:val="0"/>
        <w:widowControl/>
        <w:kinsoku/>
        <w:wordWrap/>
        <w:overflowPunct/>
        <w:topLinePunct w:val="0"/>
        <w:bidi w:val="0"/>
        <w:spacing w:beforeAutospacing="0" w:line="360" w:lineRule="auto"/>
        <w:ind w:left="0" w:leftChars="0" w:firstLine="3500" w:firstLineChars="1250"/>
        <w:rPr>
          <w:rFonts w:hint="eastAsia" w:ascii="仿宋" w:hAnsi="仿宋" w:eastAsia="仿宋" w:cs="仿宋"/>
          <w:smallCaps w:val="0"/>
          <w:kern w:val="0"/>
          <w:sz w:val="28"/>
          <w:szCs w:val="28"/>
          <w:highlight w:val="none"/>
        </w:rPr>
      </w:pPr>
      <w:del w:id="7" w:author="灵燕智能" w:date="2026-10-12T16:31:48Z">
        <w:r>
          <w:rPr>
            <w:rFonts w:hint="eastAsia" w:ascii="仿宋" w:hAnsi="仿宋" w:eastAsia="仿宋" w:cs="仿宋"/>
            <w:smallCaps w:val="0"/>
            <w:kern w:val="0"/>
            <w:sz w:val="28"/>
            <w:szCs w:val="28"/>
            <w:highlight w:val="none"/>
          </w:rPr>
          <w:delText xml:space="preserve">法定代表人（经营者）（签字或盖章）：</w:delText>
        </w:r>
      </w:del>
      <w:ins w:id="8" w:author="灵燕智能" w:date="2026-10-12T16:31:48Z">
        <w:r>
          <w:rPr>
            <w:rFonts w:hint="eastAsia" w:ascii="仿宋" w:hAnsi="仿宋" w:eastAsia="仿宋" w:cs="仿宋"/>
            <w:smallCaps w:val="0"/>
            <w:kern w:val="0"/>
            <w:sz w:val="28"/>
            <w:szCs w:val="28"/>
            <w:highlight w:val="none"/>
          </w:rPr>
          <w:t xml:space="preserve">法定代表人（经营者）（签字或盖章）：陈演示（验收演示）</w:t>
        </w:r>
      </w:ins>
      <w:r>
        <w:rPr>
          <w:rFonts w:hint="eastAsia" w:ascii="仿宋" w:hAnsi="仿宋" w:eastAsia="仿宋" w:cs="仿宋"/>
          <w:smallCaps w:val="0"/>
          <w:kern w:val="0"/>
          <w:sz w:val="28"/>
          <w:szCs w:val="28"/>
          <w:highlight w:val="none"/>
        </w:rPr>
        <w:t xml:space="preserve">        </w:t>
      </w:r>
    </w:p>
    <w:p w14:paraId="30C5D1CD">
      <w:pPr>
        <w:pageBreakBefore w:val="0"/>
        <w:widowControl/>
        <w:kinsoku/>
        <w:wordWrap/>
        <w:overflowPunct/>
        <w:topLinePunct w:val="0"/>
        <w:bidi w:val="0"/>
        <w:spacing w:beforeAutospacing="0" w:line="360" w:lineRule="auto"/>
        <w:ind w:left="0" w:leftChars="0" w:firstLine="5600" w:firstLineChars="2000"/>
        <w:rPr>
          <w:rFonts w:hint="eastAsia" w:ascii="仿宋" w:hAnsi="仿宋" w:eastAsia="仿宋" w:cs="仿宋"/>
          <w:smallCaps w:val="0"/>
          <w:kern w:val="0"/>
          <w:sz w:val="28"/>
          <w:szCs w:val="28"/>
          <w:highlight w:val="none"/>
        </w:rPr>
      </w:pPr>
      <w:del w:id="5" w:author="灵燕智能" w:date="2026-10-12T16:31:48Z">
        <w:r>
          <w:rPr>
            <w:rFonts w:hint="eastAsia" w:ascii="仿宋" w:hAnsi="仿宋" w:eastAsia="仿宋" w:cs="仿宋"/>
            <w:smallCaps w:val="0"/>
            <w:kern w:val="0"/>
            <w:sz w:val="28"/>
            <w:szCs w:val="28"/>
            <w:highlight w:val="none"/>
          </w:rPr>
          <w:delText>年    月    日</w:delText>
        </w:r>
      </w:del>
      <w:ins w:id="6" w:author="灵燕智能" w:date="2026-10-12T16:31:48Z">
        <w:r>
          <w:rPr>
            <w:rFonts w:hint="eastAsia" w:ascii="仿宋" w:hAnsi="仿宋" w:eastAsia="仿宋" w:cs="仿宋"/>
            <w:smallCaps w:val="0"/>
            <w:kern w:val="0"/>
            <w:sz w:val="28"/>
            <w:szCs w:val="28"/>
            <w:highlight w:val="none"/>
          </w:rPr>
          <w:t xml:space="preserve">2026 年 8 月 19 日</w:t>
        </w:r>
      </w:ins>
    </w:p>
    <w:p w14:paraId="68078BEE">
      <w:pPr>
        <w:pageBreakBefore w:val="0"/>
        <w:widowControl/>
        <w:kinsoku/>
        <w:wordWrap/>
        <w:overflowPunct/>
        <w:topLinePunct w:val="0"/>
        <w:bidi w:val="0"/>
        <w:spacing w:beforeAutospacing="0" w:line="360" w:lineRule="auto"/>
        <w:ind w:left="0" w:leftChars="0" w:firstLine="5320" w:firstLineChars="1900"/>
        <w:jc w:val="left"/>
        <w:rPr>
          <w:rFonts w:hint="eastAsia" w:ascii="仿宋" w:hAnsi="仿宋" w:eastAsia="仿宋" w:cs="仿宋"/>
          <w:smallCaps w:val="0"/>
          <w:kern w:val="0"/>
          <w:sz w:val="28"/>
          <w:szCs w:val="28"/>
          <w:highlight w:val="none"/>
        </w:rPr>
      </w:pPr>
    </w:p>
    <w:tbl>
      <w:tblPr>
        <w:tblStyle w:val="4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7"/>
        <w:gridCol w:w="1397"/>
        <w:gridCol w:w="1431"/>
        <w:gridCol w:w="1076"/>
        <w:gridCol w:w="1076"/>
        <w:gridCol w:w="1067"/>
      </w:tblGrid>
      <w:tr w14:paraId="3085AFD7">
        <w:trPr>
          <w:jc w:val="center"/>
        </w:trPr>
        <w:tc>
          <w:tcPr>
            <w:tcW w:w="1397" w:type="dxa"/>
            <w:noWrap w:val="0"/>
            <w:vAlign w:val="top"/>
          </w:tcPr>
          <w:p w14:paraId="00F6FDF4">
            <w:pPr>
              <w:pageBreakBefore w:val="0"/>
              <w:kinsoku/>
              <w:wordWrap/>
              <w:overflowPunct/>
              <w:topLinePunct w:val="0"/>
              <w:bidi w:val="0"/>
              <w:spacing w:beforeAutospacing="0" w:line="560" w:lineRule="exact"/>
              <w:jc w:val="center"/>
              <w:rPr>
                <w:rFonts w:hint="eastAsia" w:ascii="仿宋" w:hAnsi="仿宋" w:eastAsia="仿宋" w:cs="仿宋"/>
                <w:b/>
                <w:bCs/>
                <w:strike w:val="0"/>
                <w:dstrike w:val="0"/>
                <w:sz w:val="28"/>
                <w:szCs w:val="28"/>
                <w:highlight w:val="none"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trike w:val="0"/>
                <w:dstrike w:val="0"/>
                <w:sz w:val="28"/>
                <w:szCs w:val="28"/>
                <w:highlight w:val="none"/>
                <w:lang w:eastAsia="zh-CN"/>
              </w:rPr>
              <w:t>序号</w:t>
            </w:r>
          </w:p>
        </w:tc>
        <w:tc>
          <w:tcPr>
            <w:tcW w:w="1397" w:type="dxa"/>
            <w:noWrap w:val="0"/>
            <w:vAlign w:val="top"/>
          </w:tcPr>
          <w:p w14:paraId="14106595">
            <w:pPr>
              <w:pageBreakBefore w:val="0"/>
              <w:kinsoku/>
              <w:wordWrap/>
              <w:overflowPunct/>
              <w:topLinePunct w:val="0"/>
              <w:bidi w:val="0"/>
              <w:spacing w:beforeAutospacing="0" w:line="560" w:lineRule="exact"/>
              <w:jc w:val="center"/>
              <w:rPr>
                <w:rFonts w:hint="eastAsia" w:ascii="仿宋" w:hAnsi="仿宋" w:eastAsia="仿宋" w:cs="仿宋"/>
                <w:b/>
                <w:bCs/>
                <w:strike w:val="0"/>
                <w:dstrike w:val="0"/>
                <w:sz w:val="28"/>
                <w:szCs w:val="28"/>
                <w:highlight w:val="none"/>
                <w:vertAlign w:val="baseline"/>
              </w:rPr>
            </w:pPr>
            <w:r>
              <w:rPr>
                <w:rFonts w:hint="eastAsia" w:ascii="仿宋" w:hAnsi="仿宋" w:eastAsia="仿宋" w:cs="仿宋"/>
                <w:b/>
                <w:bCs/>
                <w:strike w:val="0"/>
                <w:dstrike w:val="0"/>
                <w:sz w:val="28"/>
                <w:szCs w:val="28"/>
                <w:highlight w:val="none"/>
                <w:lang w:eastAsia="zh-CN"/>
              </w:rPr>
              <w:t>姓名</w:t>
            </w:r>
          </w:p>
        </w:tc>
        <w:tc>
          <w:tcPr>
            <w:tcW w:w="1431" w:type="dxa"/>
            <w:noWrap w:val="0"/>
            <w:vAlign w:val="top"/>
          </w:tcPr>
          <w:p w14:paraId="2A9262E4">
            <w:pPr>
              <w:pageBreakBefore w:val="0"/>
              <w:kinsoku/>
              <w:wordWrap/>
              <w:overflowPunct/>
              <w:topLinePunct w:val="0"/>
              <w:bidi w:val="0"/>
              <w:spacing w:beforeAutospacing="0" w:line="560" w:lineRule="exact"/>
              <w:jc w:val="center"/>
              <w:rPr>
                <w:rFonts w:hint="eastAsia" w:ascii="仿宋" w:hAnsi="仿宋" w:eastAsia="仿宋" w:cs="仿宋"/>
                <w:b/>
                <w:bCs/>
                <w:strike w:val="0"/>
                <w:dstrike w:val="0"/>
                <w:sz w:val="28"/>
                <w:szCs w:val="28"/>
                <w:highlight w:val="none"/>
                <w:vertAlign w:val="baseline"/>
              </w:rPr>
            </w:pPr>
            <w:r>
              <w:rPr>
                <w:rFonts w:hint="eastAsia" w:ascii="仿宋" w:hAnsi="仿宋" w:eastAsia="仿宋" w:cs="仿宋"/>
                <w:b/>
                <w:bCs/>
                <w:strike w:val="0"/>
                <w:dstrike w:val="0"/>
                <w:sz w:val="28"/>
                <w:szCs w:val="28"/>
                <w:highlight w:val="none"/>
                <w:lang w:eastAsia="zh-CN"/>
              </w:rPr>
              <w:t>岗位</w:t>
            </w:r>
          </w:p>
        </w:tc>
        <w:tc>
          <w:tcPr>
            <w:tcW w:w="1076" w:type="dxa"/>
            <w:noWrap w:val="0"/>
            <w:vAlign w:val="top"/>
          </w:tcPr>
          <w:p w14:paraId="048FE82F">
            <w:pPr>
              <w:pageBreakBefore w:val="0"/>
              <w:kinsoku/>
              <w:wordWrap/>
              <w:overflowPunct/>
              <w:topLinePunct w:val="0"/>
              <w:bidi w:val="0"/>
              <w:spacing w:beforeAutospacing="0" w:line="560" w:lineRule="exact"/>
              <w:jc w:val="center"/>
              <w:rPr>
                <w:rFonts w:hint="eastAsia" w:ascii="仿宋" w:hAnsi="仿宋" w:eastAsia="仿宋" w:cs="仿宋"/>
                <w:b/>
                <w:bCs/>
                <w:strike w:val="0"/>
                <w:dstrike w:val="0"/>
                <w:sz w:val="28"/>
                <w:szCs w:val="28"/>
                <w:highlight w:val="none"/>
                <w:vertAlign w:val="baseline"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trike w:val="0"/>
                <w:dstrike w:val="0"/>
                <w:sz w:val="28"/>
                <w:szCs w:val="28"/>
                <w:highlight w:val="none"/>
                <w:vertAlign w:val="baseline"/>
                <w:lang w:eastAsia="zh-CN"/>
              </w:rPr>
              <w:t>学历</w:t>
            </w:r>
          </w:p>
        </w:tc>
        <w:tc>
          <w:tcPr>
            <w:tcW w:w="1076" w:type="dxa"/>
            <w:noWrap w:val="0"/>
            <w:vAlign w:val="top"/>
          </w:tcPr>
          <w:p w14:paraId="2830805E">
            <w:pPr>
              <w:pageBreakBefore w:val="0"/>
              <w:kinsoku/>
              <w:wordWrap/>
              <w:overflowPunct/>
              <w:topLinePunct w:val="0"/>
              <w:bidi w:val="0"/>
              <w:spacing w:beforeAutospacing="0" w:line="560" w:lineRule="exact"/>
              <w:jc w:val="center"/>
              <w:rPr>
                <w:rFonts w:hint="eastAsia" w:ascii="仿宋" w:hAnsi="仿宋" w:eastAsia="仿宋" w:cs="仿宋"/>
                <w:b/>
                <w:bCs/>
                <w:strike w:val="0"/>
                <w:dstrike w:val="0"/>
                <w:sz w:val="28"/>
                <w:szCs w:val="28"/>
                <w:highlight w:val="none"/>
                <w:vertAlign w:val="baseline"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trike w:val="0"/>
                <w:dstrike w:val="0"/>
                <w:sz w:val="28"/>
                <w:szCs w:val="28"/>
                <w:highlight w:val="none"/>
                <w:vertAlign w:val="baseline"/>
                <w:lang w:eastAsia="zh-CN"/>
              </w:rPr>
              <w:t>工作年限</w:t>
            </w:r>
          </w:p>
        </w:tc>
        <w:tc>
          <w:tcPr>
            <w:tcW w:w="1067" w:type="dxa"/>
            <w:noWrap w:val="0"/>
            <w:vAlign w:val="top"/>
          </w:tcPr>
          <w:p w14:paraId="169ACC5D">
            <w:pPr>
              <w:pageBreakBefore w:val="0"/>
              <w:kinsoku/>
              <w:wordWrap/>
              <w:overflowPunct/>
              <w:topLinePunct w:val="0"/>
              <w:bidi w:val="0"/>
              <w:spacing w:beforeAutospacing="0" w:line="560" w:lineRule="exact"/>
              <w:jc w:val="center"/>
              <w:rPr>
                <w:rFonts w:hint="eastAsia" w:ascii="仿宋" w:hAnsi="仿宋" w:eastAsia="仿宋" w:cs="仿宋"/>
                <w:b/>
                <w:bCs/>
                <w:strike w:val="0"/>
                <w:dstrike w:val="0"/>
                <w:sz w:val="28"/>
                <w:szCs w:val="28"/>
                <w:highlight w:val="none"/>
                <w:vertAlign w:val="baseline"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trike w:val="0"/>
                <w:dstrike w:val="0"/>
                <w:sz w:val="28"/>
                <w:szCs w:val="28"/>
                <w:highlight w:val="none"/>
                <w:vertAlign w:val="baseline"/>
                <w:lang w:eastAsia="zh-CN"/>
              </w:rPr>
              <w:t>材料所在页码</w:t>
            </w:r>
          </w:p>
        </w:tc>
      </w:tr>
      <w:tr w14:paraId="0EE8EEB9">
        <w:trPr>
          <w:jc w:val="center"/>
        </w:trPr>
        <w:tc>
          <w:tcPr>
            <w:tcW w:w="1397" w:type="dxa"/>
            <w:noWrap w:val="0"/>
            <w:vAlign w:val="top"/>
          </w:tcPr>
          <w:p w14:paraId="53145833">
            <w:pPr>
              <w:pageBreakBefore w:val="0"/>
              <w:kinsoku/>
              <w:wordWrap/>
              <w:overflowPunct/>
              <w:topLinePunct w:val="0"/>
              <w:bidi w:val="0"/>
              <w:spacing w:beforeAutospacing="0" w:line="560" w:lineRule="exact"/>
              <w:jc w:val="center"/>
              <w:rPr>
                <w:rFonts w:hint="eastAsia" w:ascii="仿宋" w:hAnsi="仿宋" w:eastAsia="仿宋" w:cs="仿宋"/>
                <w:strike w:val="0"/>
                <w:dstrike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trike w:val="0"/>
                <w:dstrike w:val="0"/>
                <w:sz w:val="28"/>
                <w:szCs w:val="28"/>
                <w:highlight w:val="none"/>
                <w:lang w:val="en-US" w:eastAsia="zh-CN"/>
              </w:rPr>
              <w:t>1</w:t>
            </w:r>
          </w:p>
        </w:tc>
        <w:tc>
          <w:tcPr>
            <w:tcW w:w="1397" w:type="dxa"/>
            <w:noWrap w:val="0"/>
            <w:vAlign w:val="top"/>
          </w:tcPr>
          <w:p w14:paraId="327390AD">
            <w:pPr>
              <w:pageBreakBefore w:val="0"/>
              <w:kinsoku/>
              <w:wordWrap/>
              <w:overflowPunct/>
              <w:topLinePunct w:val="0"/>
              <w:bidi w:val="0"/>
              <w:spacing w:beforeAutospacing="0" w:line="560" w:lineRule="exact"/>
              <w:jc w:val="left"/>
              <w:rPr>
                <w:rFonts w:hint="eastAsia" w:ascii="仿宋" w:hAnsi="仿宋" w:eastAsia="仿宋" w:cs="仿宋"/>
                <w:strike w:val="0"/>
                <w:dstrike w:val="0"/>
                <w:sz w:val="28"/>
                <w:szCs w:val="28"/>
                <w:highlight w:val="none"/>
                <w:lang w:eastAsia="zh-CN"/>
              </w:rPr>
            </w:pPr>
            <w:del w:id="27" w:author="灵燕智能" w:date="2026-10-12T16:31:48Z">
              <w:r>
                <w:rPr>
                  <w:rFonts w:hint="eastAsia" w:ascii="仿宋" w:hAnsi="仿宋" w:eastAsia="仿宋" w:cs="仿宋"/>
                  <w:strike w:val="0"/>
                  <w:dstrike w:val="0"/>
                  <w:sz w:val="28"/>
                  <w:szCs w:val="28"/>
                  <w:highlight w:val="none"/>
                  <w:lang w:eastAsia="zh-CN"/>
                </w:rPr>
                <w:delText>例子：【张三】</w:delText>
              </w:r>
            </w:del>
            <w:ins w:id="28" w:author="灵燕智能" w:date="2026-10-12T16:31:48Z">
              <w:r>
                <w:rPr>
                  <w:rFonts w:hint="eastAsia" w:ascii="仿宋" w:hAnsi="仿宋" w:eastAsia="仿宋" w:cs="仿宋"/>
                  <w:strike w:val="0"/>
                  <w:dstrike w:val="0"/>
                  <w:sz w:val="28"/>
                  <w:szCs w:val="28"/>
                  <w:highlight w:val="none"/>
                  <w:lang w:eastAsia="zh-CN"/>
                </w:rPr>
                <w:t xml:space="preserve">王演示A（验收演示）</w:t>
              </w:r>
            </w:ins>
          </w:p>
        </w:tc>
        <w:tc>
          <w:tcPr>
            <w:tcW w:w="1431" w:type="dxa"/>
            <w:noWrap w:val="0"/>
            <w:vAlign w:val="top"/>
          </w:tcPr>
          <w:p w14:paraId="002D4D7C">
            <w:pPr>
              <w:pageBreakBefore w:val="0"/>
              <w:kinsoku/>
              <w:wordWrap/>
              <w:overflowPunct/>
              <w:topLinePunct w:val="0"/>
              <w:bidi w:val="0"/>
              <w:spacing w:beforeAutospacing="0" w:line="560" w:lineRule="exact"/>
              <w:jc w:val="left"/>
              <w:rPr>
                <w:rFonts w:hint="eastAsia" w:ascii="仿宋" w:hAnsi="仿宋" w:eastAsia="仿宋" w:cs="仿宋"/>
                <w:strike w:val="0"/>
                <w:dstrike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trike w:val="0"/>
                <w:dstrike w:val="0"/>
                <w:sz w:val="28"/>
                <w:szCs w:val="28"/>
                <w:highlight w:val="none"/>
                <w:lang w:eastAsia="zh-CN"/>
              </w:rPr>
              <w:t>客户经理</w:t>
            </w:r>
          </w:p>
        </w:tc>
        <w:tc>
          <w:tcPr>
            <w:tcW w:w="1076" w:type="dxa"/>
            <w:noWrap w:val="0"/>
            <w:vAlign w:val="top"/>
          </w:tcPr>
          <w:p w14:paraId="4E337A82">
            <w:pPr>
              <w:pageBreakBefore w:val="0"/>
              <w:kinsoku/>
              <w:wordWrap/>
              <w:overflowPunct/>
              <w:topLinePunct w:val="0"/>
              <w:bidi w:val="0"/>
              <w:spacing w:beforeAutospacing="0" w:line="560" w:lineRule="exact"/>
              <w:jc w:val="left"/>
              <w:rPr>
                <w:rFonts w:hint="eastAsia" w:ascii="仿宋" w:hAnsi="仿宋" w:eastAsia="仿宋" w:cs="仿宋"/>
                <w:strike w:val="0"/>
                <w:dstrike w:val="0"/>
                <w:sz w:val="28"/>
                <w:szCs w:val="28"/>
                <w:highlight w:val="none"/>
                <w:vertAlign w:val="baseline"/>
                <w:lang w:eastAsia="zh-CN"/>
              </w:rPr>
            </w:pPr>
            <w:del w:id="29" w:author="灵燕智能" w:date="2026-10-12T16:31:48Z">
              <w:r>
                <w:rPr>
                  <w:rFonts w:hint="eastAsia" w:ascii="仿宋" w:hAnsi="仿宋" w:eastAsia="仿宋" w:cs="仿宋"/>
                  <w:strike w:val="0"/>
                  <w:dstrike w:val="0"/>
                  <w:sz w:val="28"/>
                  <w:szCs w:val="28"/>
                  <w:highlight w:val="none"/>
                  <w:vertAlign w:val="baseline"/>
                  <w:lang w:eastAsia="zh-CN"/>
                </w:rPr>
                <w:delText>本科</w:delText>
              </w:r>
            </w:del>
            <w:ins w:id="30" w:author="灵燕智能" w:date="2026-10-12T16:31:48Z">
              <w:r>
                <w:rPr>
                  <w:rFonts w:hint="eastAsia" w:ascii="仿宋" w:hAnsi="仿宋" w:eastAsia="仿宋" w:cs="仿宋"/>
                  <w:strike w:val="0"/>
                  <w:dstrike w:val="0"/>
                  <w:sz w:val="28"/>
                  <w:szCs w:val="28"/>
                  <w:highlight w:val="none"/>
                  <w:vertAlign w:val="baseline"/>
                  <w:lang w:eastAsia="zh-CN"/>
                </w:rPr>
                <w:t xml:space="preserve">本科（验收演示）</w:t>
              </w:r>
            </w:ins>
          </w:p>
        </w:tc>
        <w:tc>
          <w:tcPr>
            <w:tcW w:w="1076" w:type="dxa"/>
            <w:noWrap w:val="0"/>
            <w:vAlign w:val="top"/>
          </w:tcPr>
          <w:p w14:paraId="2E4C9535">
            <w:pPr>
              <w:pageBreakBefore w:val="0"/>
              <w:kinsoku/>
              <w:wordWrap/>
              <w:overflowPunct/>
              <w:topLinePunct w:val="0"/>
              <w:bidi w:val="0"/>
              <w:spacing w:beforeAutospacing="0" w:line="560" w:lineRule="exact"/>
              <w:jc w:val="left"/>
              <w:rPr>
                <w:rFonts w:hint="eastAsia" w:ascii="仿宋" w:hAnsi="仿宋" w:eastAsia="仿宋" w:cs="仿宋"/>
                <w:strike w:val="0"/>
                <w:dstrike w:val="0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del w:id="31" w:author="灵燕智能" w:date="2026-10-12T16:31:48Z">
              <w:r>
                <w:rPr>
                  <w:rFonts w:hint="eastAsia" w:ascii="仿宋" w:hAnsi="仿宋" w:eastAsia="仿宋" w:cs="仿宋"/>
                  <w:strike w:val="0"/>
                  <w:dstrike w:val="0"/>
                  <w:sz w:val="28"/>
                  <w:szCs w:val="28"/>
                  <w:highlight w:val="none"/>
                  <w:vertAlign w:val="baseline"/>
                  <w:lang w:val="en-US" w:eastAsia="zh-CN"/>
                </w:rPr>
                <w:delText>3</w:delText>
              </w:r>
            </w:del>
            <w:ins w:id="32" w:author="灵燕智能" w:date="2026-10-12T16:31:48Z">
              <w:r>
                <w:rPr>
                  <w:rFonts w:hint="eastAsia" w:ascii="仿宋" w:hAnsi="仿宋" w:eastAsia="仿宋" w:cs="仿宋"/>
                  <w:strike w:val="0"/>
                  <w:dstrike w:val="0"/>
                  <w:sz w:val="28"/>
                  <w:szCs w:val="28"/>
                  <w:highlight w:val="none"/>
                  <w:vertAlign w:val="baseline"/>
                  <w:lang w:val="en-US" w:eastAsia="zh-CN"/>
                </w:rPr>
                <w:t xml:space="preserve">3 年（验收演示）</w:t>
              </w:r>
            </w:ins>
          </w:p>
        </w:tc>
        <w:tc>
          <w:tcPr>
            <w:tcW w:w="1067" w:type="dxa"/>
            <w:noWrap w:val="0"/>
            <w:vAlign w:val="top"/>
          </w:tcPr>
          <w:p w14:paraId="276B7272">
            <w:pPr>
              <w:pageBreakBefore w:val="0"/>
              <w:kinsoku/>
              <w:wordWrap/>
              <w:overflowPunct/>
              <w:topLinePunct w:val="0"/>
              <w:bidi w:val="0"/>
              <w:spacing w:beforeAutospacing="0" w:line="560" w:lineRule="exact"/>
              <w:jc w:val="left"/>
              <w:rPr>
                <w:rFonts w:hint="eastAsia" w:ascii="仿宋" w:hAnsi="仿宋" w:eastAsia="仿宋" w:cs="仿宋"/>
                <w:strike w:val="0"/>
                <w:dstrike w:val="0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trike w:val="0"/>
                <w:dstrike w:val="0"/>
                <w:sz w:val="28"/>
                <w:szCs w:val="28"/>
                <w:highlight w:val="none"/>
                <w:vertAlign w:val="baseline"/>
                <w:lang w:val="en-US" w:eastAsia="zh-CN"/>
              </w:rPr>
              <w:t>50-51</w:t>
            </w:r>
          </w:p>
        </w:tc>
      </w:tr>
    </w:tbl>
    <w:p w14:paraId="6FC3F71B">
      <w:pPr>
        <w:pageBreakBefore w:val="0"/>
        <w:kinsoku/>
        <w:wordWrap/>
        <w:overflowPunct/>
        <w:topLinePunct w:val="0"/>
        <w:bidi w:val="0"/>
        <w:spacing w:beforeAutospacing="0" w:line="560" w:lineRule="exact"/>
        <w:ind w:left="0" w:leftChars="0" w:firstLine="560" w:firstLineChars="200"/>
        <w:jc w:val="left"/>
        <w:rPr>
          <w:rFonts w:hint="eastAsia" w:ascii="仿宋" w:hAnsi="仿宋" w:eastAsia="仿宋" w:cs="仿宋"/>
          <w:sz w:val="28"/>
          <w:szCs w:val="28"/>
          <w:highlight w:val="none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highlight w:val="none"/>
          <w:lang w:eastAsia="zh-CN"/>
        </w:rPr>
        <w:t>毕业证书复印件：</w:t>
      </w:r>
    </w:p>
    <w:p w14:paraId="3C9D69B5">
      <w:pPr>
        <w:pageBreakBefore w:val="0"/>
        <w:kinsoku/>
        <w:wordWrap/>
        <w:overflowPunct/>
        <w:topLinePunct w:val="0"/>
        <w:bidi w:val="0"/>
        <w:spacing w:beforeAutospacing="0" w:line="560" w:lineRule="exact"/>
        <w:ind w:left="0" w:leftChars="0" w:firstLine="560" w:firstLineChars="200"/>
        <w:jc w:val="left"/>
        <w:rPr>
          <w:rFonts w:hint="eastAsia" w:ascii="仿宋" w:hAnsi="仿宋" w:eastAsia="仿宋" w:cs="仿宋"/>
          <w:sz w:val="28"/>
          <w:szCs w:val="28"/>
          <w:highlight w:val="none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highlight w:val="none"/>
          <w:lang w:eastAsia="zh-CN"/>
        </w:rPr>
        <w:t>学位证书复印件：</w:t>
      </w:r>
    </w:p>
    <w:p w14:paraId="289D37C0">
      <w:pPr>
        <w:pageBreakBefore w:val="0"/>
        <w:kinsoku/>
        <w:wordWrap/>
        <w:overflowPunct/>
        <w:topLinePunct w:val="0"/>
        <w:bidi w:val="0"/>
        <w:spacing w:beforeAutospacing="0" w:line="560" w:lineRule="exact"/>
        <w:ind w:left="0" w:leftChars="0" w:firstLine="560" w:firstLineChars="200"/>
        <w:jc w:val="left"/>
        <w:rPr>
          <w:rFonts w:hint="eastAsia" w:ascii="仿宋" w:hAnsi="仿宋" w:eastAsia="仿宋" w:cs="仿宋"/>
          <w:sz w:val="28"/>
          <w:szCs w:val="28"/>
          <w:highlight w:val="none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highlight w:val="none"/>
          <w:lang w:eastAsia="zh-CN"/>
        </w:rPr>
        <w:t>政府相关单位开具的社保缴纳证明：</w:t>
      </w:r>
    </w:p>
    <w:tbl>
      <w:tblPr>
        <w:tblStyle w:val="4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7"/>
        <w:gridCol w:w="1397"/>
        <w:gridCol w:w="1431"/>
        <w:gridCol w:w="1076"/>
        <w:gridCol w:w="1076"/>
        <w:gridCol w:w="1067"/>
      </w:tblGrid>
      <w:tr w14:paraId="6DB76DE5">
        <w:trPr>
          <w:jc w:val="center"/>
        </w:trPr>
        <w:tc>
          <w:tcPr>
            <w:tcW w:w="1397" w:type="dxa"/>
            <w:noWrap w:val="0"/>
            <w:vAlign w:val="top"/>
          </w:tcPr>
          <w:p w14:paraId="01757AD9">
            <w:pPr>
              <w:pageBreakBefore w:val="0"/>
              <w:kinsoku/>
              <w:wordWrap/>
              <w:overflowPunct/>
              <w:topLinePunct w:val="0"/>
              <w:bidi w:val="0"/>
              <w:spacing w:beforeAutospacing="0" w:line="560" w:lineRule="exact"/>
              <w:jc w:val="center"/>
              <w:rPr>
                <w:rFonts w:hint="eastAsia" w:ascii="仿宋" w:hAnsi="仿宋" w:eastAsia="仿宋" w:cs="仿宋"/>
                <w:b/>
                <w:bCs/>
                <w:sz w:val="28"/>
                <w:szCs w:val="28"/>
                <w:highlight w:val="none"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  <w:highlight w:val="none"/>
                <w:lang w:eastAsia="zh-CN"/>
              </w:rPr>
              <w:t>序号</w:t>
            </w:r>
          </w:p>
        </w:tc>
        <w:tc>
          <w:tcPr>
            <w:tcW w:w="1397" w:type="dxa"/>
            <w:noWrap w:val="0"/>
            <w:vAlign w:val="top"/>
          </w:tcPr>
          <w:p w14:paraId="15321DF9">
            <w:pPr>
              <w:pageBreakBefore w:val="0"/>
              <w:kinsoku/>
              <w:wordWrap/>
              <w:overflowPunct/>
              <w:topLinePunct w:val="0"/>
              <w:bidi w:val="0"/>
              <w:spacing w:beforeAutospacing="0" w:line="560" w:lineRule="exact"/>
              <w:jc w:val="center"/>
              <w:rPr>
                <w:rFonts w:hint="eastAsia" w:ascii="仿宋" w:hAnsi="仿宋" w:eastAsia="仿宋" w:cs="仿宋"/>
                <w:b/>
                <w:bCs/>
                <w:sz w:val="28"/>
                <w:szCs w:val="28"/>
                <w:highlight w:val="none"/>
                <w:vertAlign w:val="baseline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  <w:highlight w:val="none"/>
                <w:lang w:eastAsia="zh-CN"/>
              </w:rPr>
              <w:t>姓名</w:t>
            </w:r>
          </w:p>
        </w:tc>
        <w:tc>
          <w:tcPr>
            <w:tcW w:w="1431" w:type="dxa"/>
            <w:noWrap w:val="0"/>
            <w:vAlign w:val="top"/>
          </w:tcPr>
          <w:p w14:paraId="5D121AC0">
            <w:pPr>
              <w:pageBreakBefore w:val="0"/>
              <w:kinsoku/>
              <w:wordWrap/>
              <w:overflowPunct/>
              <w:topLinePunct w:val="0"/>
              <w:bidi w:val="0"/>
              <w:spacing w:beforeAutospacing="0" w:line="560" w:lineRule="exact"/>
              <w:jc w:val="center"/>
              <w:rPr>
                <w:rFonts w:hint="eastAsia" w:ascii="仿宋" w:hAnsi="仿宋" w:eastAsia="仿宋" w:cs="仿宋"/>
                <w:b/>
                <w:bCs/>
                <w:sz w:val="28"/>
                <w:szCs w:val="28"/>
                <w:highlight w:val="none"/>
                <w:vertAlign w:val="baseline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  <w:highlight w:val="none"/>
                <w:lang w:eastAsia="zh-CN"/>
              </w:rPr>
              <w:t>岗位</w:t>
            </w:r>
          </w:p>
        </w:tc>
        <w:tc>
          <w:tcPr>
            <w:tcW w:w="1076" w:type="dxa"/>
            <w:noWrap w:val="0"/>
            <w:vAlign w:val="top"/>
          </w:tcPr>
          <w:p w14:paraId="777B844C">
            <w:pPr>
              <w:pageBreakBefore w:val="0"/>
              <w:kinsoku/>
              <w:wordWrap/>
              <w:overflowPunct/>
              <w:topLinePunct w:val="0"/>
              <w:bidi w:val="0"/>
              <w:spacing w:beforeAutospacing="0" w:line="560" w:lineRule="exact"/>
              <w:jc w:val="center"/>
              <w:rPr>
                <w:rFonts w:hint="eastAsia" w:ascii="仿宋" w:hAnsi="仿宋" w:eastAsia="仿宋" w:cs="仿宋"/>
                <w:b/>
                <w:bCs/>
                <w:sz w:val="28"/>
                <w:szCs w:val="28"/>
                <w:highlight w:val="none"/>
                <w:vertAlign w:val="baseline"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  <w:highlight w:val="none"/>
                <w:vertAlign w:val="baseline"/>
                <w:lang w:eastAsia="zh-CN"/>
              </w:rPr>
              <w:t>学历</w:t>
            </w:r>
          </w:p>
        </w:tc>
        <w:tc>
          <w:tcPr>
            <w:tcW w:w="1076" w:type="dxa"/>
            <w:noWrap w:val="0"/>
            <w:vAlign w:val="top"/>
          </w:tcPr>
          <w:p w14:paraId="46CD2E20">
            <w:pPr>
              <w:pageBreakBefore w:val="0"/>
              <w:kinsoku/>
              <w:wordWrap/>
              <w:overflowPunct/>
              <w:topLinePunct w:val="0"/>
              <w:bidi w:val="0"/>
              <w:spacing w:beforeAutospacing="0" w:line="560" w:lineRule="exact"/>
              <w:jc w:val="center"/>
              <w:rPr>
                <w:rFonts w:hint="eastAsia" w:ascii="仿宋" w:hAnsi="仿宋" w:eastAsia="仿宋" w:cs="仿宋"/>
                <w:b/>
                <w:bCs/>
                <w:sz w:val="28"/>
                <w:szCs w:val="28"/>
                <w:highlight w:val="none"/>
                <w:vertAlign w:val="baseline"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  <w:highlight w:val="none"/>
                <w:vertAlign w:val="baseline"/>
                <w:lang w:eastAsia="zh-CN"/>
              </w:rPr>
              <w:t>工作年限</w:t>
            </w:r>
          </w:p>
        </w:tc>
        <w:tc>
          <w:tcPr>
            <w:tcW w:w="1067" w:type="dxa"/>
            <w:noWrap w:val="0"/>
            <w:vAlign w:val="top"/>
          </w:tcPr>
          <w:p w14:paraId="13339192">
            <w:pPr>
              <w:pageBreakBefore w:val="0"/>
              <w:kinsoku/>
              <w:wordWrap/>
              <w:overflowPunct/>
              <w:topLinePunct w:val="0"/>
              <w:bidi w:val="0"/>
              <w:spacing w:beforeAutospacing="0" w:line="560" w:lineRule="exact"/>
              <w:jc w:val="center"/>
              <w:rPr>
                <w:rFonts w:hint="eastAsia" w:ascii="仿宋" w:hAnsi="仿宋" w:eastAsia="仿宋" w:cs="仿宋"/>
                <w:b/>
                <w:bCs/>
                <w:sz w:val="28"/>
                <w:szCs w:val="28"/>
                <w:highlight w:val="none"/>
                <w:vertAlign w:val="baseline"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  <w:highlight w:val="none"/>
                <w:vertAlign w:val="baseline"/>
                <w:lang w:eastAsia="zh-CN"/>
              </w:rPr>
              <w:t>材料所在页码</w:t>
            </w:r>
          </w:p>
        </w:tc>
      </w:tr>
      <w:tr w14:paraId="138230FB">
        <w:trPr>
          <w:jc w:val="center"/>
        </w:trPr>
        <w:tc>
          <w:tcPr>
            <w:tcW w:w="1397" w:type="dxa"/>
            <w:noWrap w:val="0"/>
            <w:vAlign w:val="top"/>
          </w:tcPr>
          <w:p w14:paraId="2D310B08">
            <w:pPr>
              <w:pageBreakBefore w:val="0"/>
              <w:kinsoku/>
              <w:wordWrap/>
              <w:overflowPunct/>
              <w:topLinePunct w:val="0"/>
              <w:bidi w:val="0"/>
              <w:spacing w:beforeAutospacing="0" w:line="560" w:lineRule="exact"/>
              <w:jc w:val="center"/>
              <w:rPr>
                <w:rFonts w:hint="eastAsia" w:ascii="仿宋" w:hAnsi="仿宋" w:eastAsia="仿宋" w:cs="仿宋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highlight w:val="none"/>
                <w:lang w:val="en-US" w:eastAsia="zh-CN"/>
              </w:rPr>
              <w:t>2</w:t>
            </w:r>
          </w:p>
        </w:tc>
        <w:tc>
          <w:tcPr>
            <w:tcW w:w="1397" w:type="dxa"/>
            <w:noWrap w:val="0"/>
            <w:vAlign w:val="top"/>
          </w:tcPr>
          <w:p w14:paraId="64166A58">
            <w:pPr>
              <w:pageBreakBefore w:val="0"/>
              <w:kinsoku/>
              <w:wordWrap/>
              <w:overflowPunct/>
              <w:topLinePunct w:val="0"/>
              <w:bidi w:val="0"/>
              <w:spacing w:beforeAutospacing="0" w:line="560" w:lineRule="exact"/>
              <w:jc w:val="left"/>
              <w:rPr>
                <w:rFonts w:hint="eastAsia" w:ascii="仿宋" w:hAnsi="仿宋" w:eastAsia="仿宋" w:cs="仿宋"/>
                <w:sz w:val="28"/>
                <w:szCs w:val="28"/>
                <w:highlight w:val="none"/>
                <w:lang w:eastAsia="zh-CN"/>
              </w:rPr>
            </w:pPr>
            <w:del w:id="33" w:author="灵燕智能" w:date="2026-10-12T16:31:48Z">
              <w:r>
                <w:rPr>
                  <w:rFonts w:hint="eastAsia" w:ascii="仿宋" w:hAnsi="仿宋" w:eastAsia="仿宋" w:cs="仿宋"/>
                  <w:sz w:val="28"/>
                  <w:szCs w:val="28"/>
                  <w:highlight w:val="none"/>
                  <w:lang w:eastAsia="zh-CN"/>
                </w:rPr>
                <w:delText>例子：【张三】</w:delText>
              </w:r>
            </w:del>
            <w:ins w:id="34" w:author="灵燕智能" w:date="2026-10-12T16:31:48Z">
              <w:r>
                <w:rPr>
                  <w:rFonts w:hint="eastAsia" w:ascii="仿宋" w:hAnsi="仿宋" w:eastAsia="仿宋" w:cs="仿宋"/>
                  <w:sz w:val="28"/>
                  <w:szCs w:val="28"/>
                  <w:highlight w:val="none"/>
                  <w:lang w:eastAsia="zh-CN"/>
                </w:rPr>
                <w:t xml:space="preserve">李演示B（验收演示）</w:t>
              </w:r>
            </w:ins>
          </w:p>
        </w:tc>
        <w:tc>
          <w:tcPr>
            <w:tcW w:w="1431" w:type="dxa"/>
            <w:noWrap w:val="0"/>
            <w:vAlign w:val="top"/>
          </w:tcPr>
          <w:p w14:paraId="6608D51C">
            <w:pPr>
              <w:pageBreakBefore w:val="0"/>
              <w:kinsoku/>
              <w:wordWrap/>
              <w:overflowPunct/>
              <w:topLinePunct w:val="0"/>
              <w:bidi w:val="0"/>
              <w:spacing w:beforeAutospacing="0" w:line="560" w:lineRule="exact"/>
              <w:jc w:val="left"/>
              <w:rPr>
                <w:rFonts w:hint="eastAsia" w:ascii="仿宋" w:hAnsi="仿宋" w:eastAsia="仿宋" w:cs="仿宋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highlight w:val="none"/>
                <w:lang w:eastAsia="zh-CN"/>
              </w:rPr>
              <w:t>数据技术</w:t>
            </w:r>
          </w:p>
        </w:tc>
        <w:tc>
          <w:tcPr>
            <w:tcW w:w="1076" w:type="dxa"/>
            <w:noWrap w:val="0"/>
            <w:vAlign w:val="top"/>
          </w:tcPr>
          <w:p w14:paraId="0129EDB8">
            <w:pPr>
              <w:pageBreakBefore w:val="0"/>
              <w:kinsoku/>
              <w:wordWrap/>
              <w:overflowPunct/>
              <w:topLinePunct w:val="0"/>
              <w:bidi w:val="0"/>
              <w:spacing w:beforeAutospacing="0" w:line="560" w:lineRule="exact"/>
              <w:jc w:val="left"/>
              <w:rPr>
                <w:rFonts w:hint="eastAsia" w:ascii="仿宋" w:hAnsi="仿宋" w:eastAsia="仿宋" w:cs="仿宋"/>
                <w:sz w:val="28"/>
                <w:szCs w:val="28"/>
                <w:highlight w:val="none"/>
                <w:vertAlign w:val="baseline"/>
                <w:lang w:eastAsia="zh-CN"/>
              </w:rPr>
            </w:pPr>
            <w:del w:id="35" w:author="灵燕智能" w:date="2026-10-12T16:31:48Z">
              <w:r>
                <w:rPr>
                  <w:rFonts w:hint="eastAsia" w:ascii="仿宋" w:hAnsi="仿宋" w:eastAsia="仿宋" w:cs="仿宋"/>
                  <w:sz w:val="28"/>
                  <w:szCs w:val="28"/>
                  <w:highlight w:val="none"/>
                  <w:vertAlign w:val="baseline"/>
                  <w:lang w:eastAsia="zh-CN"/>
                </w:rPr>
                <w:delText>本科</w:delText>
              </w:r>
            </w:del>
            <w:ins w:id="36" w:author="灵燕智能" w:date="2026-10-12T16:31:48Z">
              <w:r>
                <w:rPr>
                  <w:rFonts w:hint="eastAsia" w:ascii="仿宋" w:hAnsi="仿宋" w:eastAsia="仿宋" w:cs="仿宋"/>
                  <w:sz w:val="28"/>
                  <w:szCs w:val="28"/>
                  <w:highlight w:val="none"/>
                  <w:vertAlign w:val="baseline"/>
                  <w:lang w:eastAsia="zh-CN"/>
                </w:rPr>
                <w:t xml:space="preserve">本科（验收演示）</w:t>
              </w:r>
            </w:ins>
          </w:p>
        </w:tc>
        <w:tc>
          <w:tcPr>
            <w:tcW w:w="1076" w:type="dxa"/>
            <w:noWrap w:val="0"/>
            <w:vAlign w:val="top"/>
          </w:tcPr>
          <w:p w14:paraId="2A603614">
            <w:pPr>
              <w:pageBreakBefore w:val="0"/>
              <w:kinsoku/>
              <w:wordWrap/>
              <w:overflowPunct/>
              <w:topLinePunct w:val="0"/>
              <w:bidi w:val="0"/>
              <w:spacing w:beforeAutospacing="0" w:line="560" w:lineRule="exact"/>
              <w:jc w:val="left"/>
              <w:rPr>
                <w:rFonts w:hint="eastAsia" w:ascii="仿宋" w:hAnsi="仿宋" w:eastAsia="仿宋" w:cs="仿宋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del w:id="37" w:author="灵燕智能" w:date="2026-10-12T16:31:48Z">
              <w:r>
                <w:rPr>
                  <w:rFonts w:hint="eastAsia" w:ascii="仿宋" w:hAnsi="仿宋" w:eastAsia="仿宋" w:cs="仿宋"/>
                  <w:sz w:val="28"/>
                  <w:szCs w:val="28"/>
                  <w:highlight w:val="none"/>
                  <w:vertAlign w:val="baseline"/>
                  <w:lang w:val="en-US" w:eastAsia="zh-CN"/>
                </w:rPr>
                <w:delText>5</w:delText>
              </w:r>
            </w:del>
            <w:ins w:id="38" w:author="灵燕智能" w:date="2026-10-12T16:31:48Z">
              <w:r>
                <w:rPr>
                  <w:rFonts w:hint="eastAsia" w:ascii="仿宋" w:hAnsi="仿宋" w:eastAsia="仿宋" w:cs="仿宋"/>
                  <w:sz w:val="28"/>
                  <w:szCs w:val="28"/>
                  <w:highlight w:val="none"/>
                  <w:vertAlign w:val="baseline"/>
                  <w:lang w:val="en-US" w:eastAsia="zh-CN"/>
                </w:rPr>
                <w:t xml:space="preserve">5 年（验收演示）</w:t>
              </w:r>
            </w:ins>
          </w:p>
        </w:tc>
        <w:tc>
          <w:tcPr>
            <w:tcW w:w="1067" w:type="dxa"/>
            <w:noWrap w:val="0"/>
            <w:vAlign w:val="top"/>
          </w:tcPr>
          <w:p w14:paraId="460F3DB8">
            <w:pPr>
              <w:pageBreakBefore w:val="0"/>
              <w:kinsoku/>
              <w:wordWrap/>
              <w:overflowPunct/>
              <w:topLinePunct w:val="0"/>
              <w:bidi w:val="0"/>
              <w:spacing w:beforeAutospacing="0" w:line="560" w:lineRule="exact"/>
              <w:jc w:val="left"/>
              <w:rPr>
                <w:rFonts w:hint="eastAsia" w:ascii="仿宋" w:hAnsi="仿宋" w:eastAsia="仿宋" w:cs="仿宋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highlight w:val="none"/>
                <w:vertAlign w:val="baseline"/>
                <w:lang w:val="en-US" w:eastAsia="zh-CN"/>
              </w:rPr>
              <w:t>52-53</w:t>
            </w:r>
          </w:p>
        </w:tc>
      </w:tr>
    </w:tbl>
    <w:p w14:paraId="72688C2B">
      <w:pPr>
        <w:pageBreakBefore w:val="0"/>
        <w:kinsoku/>
        <w:wordWrap/>
        <w:overflowPunct/>
        <w:topLinePunct w:val="0"/>
        <w:bidi w:val="0"/>
        <w:spacing w:beforeAutospacing="0" w:line="560" w:lineRule="exact"/>
        <w:ind w:left="0" w:leftChars="0" w:firstLine="560" w:firstLineChars="200"/>
        <w:jc w:val="left"/>
        <w:rPr>
          <w:rFonts w:hint="eastAsia" w:ascii="仿宋" w:hAnsi="仿宋" w:eastAsia="仿宋" w:cs="仿宋"/>
          <w:sz w:val="28"/>
          <w:szCs w:val="28"/>
          <w:highlight w:val="none"/>
          <w:lang w:eastAsia="zh-CN"/>
        </w:rPr>
      </w:pPr>
    </w:p>
    <w:p w14:paraId="6E5736ED">
      <w:pPr>
        <w:pageBreakBefore w:val="0"/>
        <w:kinsoku/>
        <w:wordWrap/>
        <w:overflowPunct/>
        <w:topLinePunct w:val="0"/>
        <w:bidi w:val="0"/>
        <w:spacing w:beforeAutospacing="0" w:line="560" w:lineRule="exact"/>
        <w:ind w:left="0" w:leftChars="0" w:firstLine="560" w:firstLineChars="200"/>
        <w:jc w:val="left"/>
        <w:rPr>
          <w:rFonts w:hint="eastAsia" w:ascii="仿宋" w:hAnsi="仿宋" w:eastAsia="仿宋" w:cs="仿宋"/>
          <w:sz w:val="28"/>
          <w:szCs w:val="28"/>
          <w:highlight w:val="none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highlight w:val="none"/>
          <w:lang w:eastAsia="zh-CN"/>
        </w:rPr>
        <w:t>毕业证书复印件：</w:t>
      </w:r>
    </w:p>
    <w:p w14:paraId="7D01DCBF">
      <w:pPr>
        <w:pageBreakBefore w:val="0"/>
        <w:kinsoku/>
        <w:wordWrap/>
        <w:overflowPunct/>
        <w:topLinePunct w:val="0"/>
        <w:bidi w:val="0"/>
        <w:spacing w:beforeAutospacing="0" w:line="560" w:lineRule="exact"/>
        <w:ind w:left="0" w:leftChars="0" w:firstLine="560" w:firstLineChars="200"/>
        <w:jc w:val="left"/>
        <w:rPr>
          <w:rFonts w:hint="eastAsia" w:ascii="仿宋" w:hAnsi="仿宋" w:eastAsia="仿宋" w:cs="仿宋"/>
          <w:sz w:val="28"/>
          <w:szCs w:val="28"/>
          <w:highlight w:val="none"/>
          <w:lang w:eastAsia="zh-CN"/>
        </w:rPr>
      </w:pPr>
      <w:commentRangeStart w:id="0"/>
      <w:r>
        <w:rPr>
          <w:rFonts w:hint="eastAsia" w:ascii="仿宋" w:hAnsi="仿宋" w:eastAsia="仿宋" w:cs="仿宋"/>
          <w:sz w:val="28"/>
          <w:szCs w:val="28"/>
          <w:highlight w:val="none"/>
          <w:lang w:eastAsia="zh-CN"/>
        </w:rPr>
        <w:t>学位证书复印件：</w:t>
      </w:r>
      <w:commentRangeEnd w:id="0"/>
      <w:r>
        <w:rPr>
          <w:rStyle w:val="CommentReference"/>
        </w:rPr>
        <w:commentReference w:id="0"/>
      </w:r>
    </w:p>
    <w:p w14:paraId="5D70B121">
      <w:pPr>
        <w:pageBreakBefore w:val="0"/>
        <w:kinsoku/>
        <w:wordWrap/>
        <w:overflowPunct/>
        <w:topLinePunct w:val="0"/>
        <w:bidi w:val="0"/>
        <w:spacing w:beforeAutospacing="0" w:line="560" w:lineRule="exact"/>
        <w:ind w:left="0" w:leftChars="0" w:firstLine="560" w:firstLineChars="200"/>
        <w:jc w:val="left"/>
        <w:rPr>
          <w:rFonts w:hint="eastAsia" w:ascii="仿宋" w:hAnsi="仿宋" w:eastAsia="仿宋" w:cs="仿宋"/>
          <w:sz w:val="28"/>
          <w:szCs w:val="28"/>
          <w:highlight w:val="none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highlight w:val="none"/>
          <w:lang w:eastAsia="zh-CN"/>
        </w:rPr>
        <w:t>政府相关单位开具的社保缴纳证明：</w:t>
      </w:r>
    </w:p>
    <w:p w14:paraId="12680B94">
      <w:pPr>
        <w:pageBreakBefore w:val="0"/>
        <w:kinsoku/>
        <w:wordWrap/>
        <w:overflowPunct/>
        <w:topLinePunct w:val="0"/>
        <w:bidi w:val="0"/>
        <w:spacing w:beforeAutospacing="0" w:line="560" w:lineRule="exact"/>
        <w:jc w:val="left"/>
        <w:rPr>
          <w:rFonts w:hint="eastAsia" w:ascii="仿宋" w:hAnsi="仿宋" w:eastAsia="仿宋" w:cs="仿宋"/>
          <w:sz w:val="28"/>
          <w:szCs w:val="28"/>
          <w:highlight w:val="none"/>
          <w:lang w:eastAsia="zh-CN"/>
        </w:rPr>
      </w:pPr>
    </w:p>
    <w:tbl>
      <w:tblPr>
        <w:tblStyle w:val="4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7"/>
        <w:gridCol w:w="1397"/>
        <w:gridCol w:w="1431"/>
        <w:gridCol w:w="1076"/>
        <w:gridCol w:w="1076"/>
        <w:gridCol w:w="1067"/>
      </w:tblGrid>
      <w:tr w14:paraId="212DBD69">
        <w:trPr>
          <w:jc w:val="center"/>
        </w:trPr>
        <w:tc>
          <w:tcPr>
            <w:tcW w:w="1397" w:type="dxa"/>
            <w:noWrap w:val="0"/>
            <w:vAlign w:val="top"/>
          </w:tcPr>
          <w:p w14:paraId="07128BF8">
            <w:pPr>
              <w:pageBreakBefore w:val="0"/>
              <w:kinsoku/>
              <w:wordWrap/>
              <w:overflowPunct/>
              <w:topLinePunct w:val="0"/>
              <w:bidi w:val="0"/>
              <w:spacing w:beforeAutospacing="0" w:line="560" w:lineRule="exact"/>
              <w:jc w:val="center"/>
              <w:rPr>
                <w:rFonts w:hint="eastAsia" w:ascii="仿宋" w:hAnsi="仿宋" w:eastAsia="仿宋" w:cs="仿宋"/>
                <w:b/>
                <w:bCs/>
                <w:sz w:val="28"/>
                <w:szCs w:val="28"/>
                <w:highlight w:val="none"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  <w:highlight w:val="none"/>
                <w:lang w:eastAsia="zh-CN"/>
              </w:rPr>
              <w:t>序号</w:t>
            </w:r>
          </w:p>
        </w:tc>
        <w:tc>
          <w:tcPr>
            <w:tcW w:w="1397" w:type="dxa"/>
            <w:noWrap w:val="0"/>
            <w:vAlign w:val="top"/>
          </w:tcPr>
          <w:p w14:paraId="311CD7ED">
            <w:pPr>
              <w:pageBreakBefore w:val="0"/>
              <w:kinsoku/>
              <w:wordWrap/>
              <w:overflowPunct/>
              <w:topLinePunct w:val="0"/>
              <w:bidi w:val="0"/>
              <w:spacing w:beforeAutospacing="0" w:line="560" w:lineRule="exact"/>
              <w:jc w:val="center"/>
              <w:rPr>
                <w:rFonts w:hint="eastAsia" w:ascii="仿宋" w:hAnsi="仿宋" w:eastAsia="仿宋" w:cs="仿宋"/>
                <w:b/>
                <w:bCs/>
                <w:sz w:val="28"/>
                <w:szCs w:val="28"/>
                <w:highlight w:val="none"/>
                <w:vertAlign w:val="baseline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  <w:highlight w:val="none"/>
                <w:lang w:eastAsia="zh-CN"/>
              </w:rPr>
              <w:t>姓名</w:t>
            </w:r>
          </w:p>
        </w:tc>
        <w:tc>
          <w:tcPr>
            <w:tcW w:w="1431" w:type="dxa"/>
            <w:noWrap w:val="0"/>
            <w:vAlign w:val="top"/>
          </w:tcPr>
          <w:p w14:paraId="32CEBD8F">
            <w:pPr>
              <w:pageBreakBefore w:val="0"/>
              <w:kinsoku/>
              <w:wordWrap/>
              <w:overflowPunct/>
              <w:topLinePunct w:val="0"/>
              <w:bidi w:val="0"/>
              <w:spacing w:beforeAutospacing="0" w:line="560" w:lineRule="exact"/>
              <w:jc w:val="center"/>
              <w:rPr>
                <w:rFonts w:hint="eastAsia" w:ascii="仿宋" w:hAnsi="仿宋" w:eastAsia="仿宋" w:cs="仿宋"/>
                <w:b/>
                <w:bCs/>
                <w:sz w:val="28"/>
                <w:szCs w:val="28"/>
                <w:highlight w:val="none"/>
                <w:vertAlign w:val="baseline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  <w:highlight w:val="none"/>
                <w:lang w:eastAsia="zh-CN"/>
              </w:rPr>
              <w:t>岗位</w:t>
            </w:r>
          </w:p>
        </w:tc>
        <w:tc>
          <w:tcPr>
            <w:tcW w:w="1076" w:type="dxa"/>
            <w:noWrap w:val="0"/>
            <w:vAlign w:val="top"/>
          </w:tcPr>
          <w:p w14:paraId="319FE2CE">
            <w:pPr>
              <w:pageBreakBefore w:val="0"/>
              <w:kinsoku/>
              <w:wordWrap/>
              <w:overflowPunct/>
              <w:topLinePunct w:val="0"/>
              <w:bidi w:val="0"/>
              <w:spacing w:beforeAutospacing="0" w:line="560" w:lineRule="exact"/>
              <w:jc w:val="center"/>
              <w:rPr>
                <w:rFonts w:hint="eastAsia" w:ascii="仿宋" w:hAnsi="仿宋" w:eastAsia="仿宋" w:cs="仿宋"/>
                <w:b/>
                <w:bCs/>
                <w:sz w:val="28"/>
                <w:szCs w:val="28"/>
                <w:highlight w:val="none"/>
                <w:vertAlign w:val="baseline"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  <w:highlight w:val="none"/>
                <w:vertAlign w:val="baseline"/>
                <w:lang w:eastAsia="zh-CN"/>
              </w:rPr>
              <w:t>学历</w:t>
            </w:r>
          </w:p>
        </w:tc>
        <w:tc>
          <w:tcPr>
            <w:tcW w:w="1076" w:type="dxa"/>
            <w:noWrap w:val="0"/>
            <w:vAlign w:val="top"/>
          </w:tcPr>
          <w:p w14:paraId="4586D120">
            <w:pPr>
              <w:pageBreakBefore w:val="0"/>
              <w:kinsoku/>
              <w:wordWrap/>
              <w:overflowPunct/>
              <w:topLinePunct w:val="0"/>
              <w:bidi w:val="0"/>
              <w:spacing w:beforeAutospacing="0" w:line="560" w:lineRule="exact"/>
              <w:jc w:val="center"/>
              <w:rPr>
                <w:rFonts w:hint="eastAsia" w:ascii="仿宋" w:hAnsi="仿宋" w:eastAsia="仿宋" w:cs="仿宋"/>
                <w:b/>
                <w:bCs/>
                <w:sz w:val="28"/>
                <w:szCs w:val="28"/>
                <w:highlight w:val="none"/>
                <w:vertAlign w:val="baseline"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  <w:highlight w:val="none"/>
                <w:vertAlign w:val="baseline"/>
                <w:lang w:eastAsia="zh-CN"/>
              </w:rPr>
              <w:t>工作年限</w:t>
            </w:r>
          </w:p>
        </w:tc>
        <w:tc>
          <w:tcPr>
            <w:tcW w:w="1067" w:type="dxa"/>
            <w:noWrap w:val="0"/>
            <w:vAlign w:val="top"/>
          </w:tcPr>
          <w:p w14:paraId="0AC19B27">
            <w:pPr>
              <w:pageBreakBefore w:val="0"/>
              <w:kinsoku/>
              <w:wordWrap/>
              <w:overflowPunct/>
              <w:topLinePunct w:val="0"/>
              <w:bidi w:val="0"/>
              <w:spacing w:beforeAutospacing="0" w:line="560" w:lineRule="exact"/>
              <w:jc w:val="center"/>
              <w:rPr>
                <w:rFonts w:hint="eastAsia" w:ascii="仿宋" w:hAnsi="仿宋" w:eastAsia="仿宋" w:cs="仿宋"/>
                <w:b/>
                <w:bCs/>
                <w:sz w:val="28"/>
                <w:szCs w:val="28"/>
                <w:highlight w:val="none"/>
                <w:vertAlign w:val="baseline"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  <w:highlight w:val="none"/>
                <w:vertAlign w:val="baseline"/>
                <w:lang w:eastAsia="zh-CN"/>
              </w:rPr>
              <w:t>材料所在页码</w:t>
            </w:r>
          </w:p>
        </w:tc>
      </w:tr>
      <w:tr w14:paraId="5BBC492F">
        <w:trPr>
          <w:jc w:val="center"/>
        </w:trPr>
        <w:tc>
          <w:tcPr>
            <w:tcW w:w="1397" w:type="dxa"/>
            <w:noWrap w:val="0"/>
            <w:vAlign w:val="top"/>
          </w:tcPr>
          <w:p w14:paraId="154682B6">
            <w:pPr>
              <w:pageBreakBefore w:val="0"/>
              <w:kinsoku/>
              <w:wordWrap/>
              <w:overflowPunct/>
              <w:topLinePunct w:val="0"/>
              <w:bidi w:val="0"/>
              <w:spacing w:beforeAutospacing="0" w:line="560" w:lineRule="exact"/>
              <w:jc w:val="center"/>
              <w:rPr>
                <w:rFonts w:hint="eastAsia" w:ascii="仿宋" w:hAnsi="仿宋" w:eastAsia="仿宋" w:cs="仿宋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highlight w:val="none"/>
                <w:lang w:val="en-US" w:eastAsia="zh-CN"/>
              </w:rPr>
              <w:t>3</w:t>
            </w:r>
          </w:p>
        </w:tc>
        <w:tc>
          <w:tcPr>
            <w:tcW w:w="1397" w:type="dxa"/>
            <w:noWrap w:val="0"/>
            <w:vAlign w:val="top"/>
          </w:tcPr>
          <w:p w14:paraId="48BF14D3">
            <w:pPr>
              <w:pageBreakBefore w:val="0"/>
              <w:kinsoku/>
              <w:wordWrap/>
              <w:overflowPunct/>
              <w:topLinePunct w:val="0"/>
              <w:bidi w:val="0"/>
              <w:spacing w:beforeAutospacing="0" w:line="560" w:lineRule="exact"/>
              <w:jc w:val="left"/>
              <w:rPr>
                <w:rFonts w:hint="eastAsia" w:ascii="仿宋" w:hAnsi="仿宋" w:eastAsia="仿宋" w:cs="仿宋"/>
                <w:sz w:val="28"/>
                <w:szCs w:val="28"/>
                <w:highlight w:val="none"/>
                <w:lang w:eastAsia="zh-CN"/>
              </w:rPr>
            </w:pPr>
            <w:del w:id="39" w:author="灵燕智能" w:date="2026-10-12T16:31:48Z">
              <w:r>
                <w:rPr>
                  <w:rFonts w:hint="eastAsia" w:ascii="仿宋" w:hAnsi="仿宋" w:eastAsia="仿宋" w:cs="仿宋"/>
                  <w:sz w:val="28"/>
                  <w:szCs w:val="28"/>
                  <w:highlight w:val="none"/>
                  <w:lang w:eastAsia="zh-CN"/>
                </w:rPr>
                <w:delText>例子：【李四】</w:delText>
              </w:r>
            </w:del>
            <w:ins w:id="40" w:author="灵燕智能" w:date="2026-10-12T16:31:48Z">
              <w:r>
                <w:rPr>
                  <w:rFonts w:hint="eastAsia" w:ascii="仿宋" w:hAnsi="仿宋" w:eastAsia="仿宋" w:cs="仿宋"/>
                  <w:sz w:val="28"/>
                  <w:szCs w:val="28"/>
                  <w:highlight w:val="none"/>
                  <w:lang w:eastAsia="zh-CN"/>
                </w:rPr>
                <w:t xml:space="preserve">（第 3 行：无第 3 人，按承诺清单仅投 2 人）</w:t>
              </w:r>
            </w:ins>
          </w:p>
        </w:tc>
        <w:tc>
          <w:tcPr>
            <w:tcW w:w="1431" w:type="dxa"/>
            <w:noWrap w:val="0"/>
            <w:vAlign w:val="top"/>
          </w:tcPr>
          <w:p w14:paraId="41F24DD7">
            <w:pPr>
              <w:pageBreakBefore w:val="0"/>
              <w:kinsoku/>
              <w:wordWrap/>
              <w:overflowPunct/>
              <w:topLinePunct w:val="0"/>
              <w:bidi w:val="0"/>
              <w:spacing w:beforeAutospacing="0" w:line="560" w:lineRule="exact"/>
              <w:jc w:val="left"/>
              <w:rPr>
                <w:rFonts w:hint="eastAsia" w:ascii="仿宋" w:hAnsi="仿宋" w:eastAsia="仿宋" w:cs="仿宋"/>
                <w:sz w:val="28"/>
                <w:szCs w:val="28"/>
                <w:highlight w:val="none"/>
                <w:lang w:val="en-US" w:eastAsia="zh-CN"/>
              </w:rPr>
            </w:pPr>
            <w:del w:id="41" w:author="灵燕智能" w:date="2026-10-12T16:31:48Z">
              <w:r>
                <w:rPr>
                  <w:rFonts w:hint="eastAsia" w:ascii="仿宋" w:hAnsi="仿宋" w:eastAsia="仿宋" w:cs="仿宋"/>
                  <w:sz w:val="28"/>
                  <w:szCs w:val="28"/>
                  <w:highlight w:val="none"/>
                  <w:lang w:eastAsia="zh-CN"/>
                </w:rPr>
                <w:delText>数据技术</w:delText>
              </w:r>
            </w:del>
            <w:ins w:id="42" w:author="灵燕智能" w:date="2026-10-12T16:31:48Z">
              <w:r>
                <w:rPr>
                  <w:rFonts w:hint="eastAsia" w:ascii="仿宋" w:hAnsi="仿宋" w:eastAsia="仿宋" w:cs="仿宋"/>
                  <w:sz w:val="28"/>
                  <w:szCs w:val="28"/>
                  <w:highlight w:val="none"/>
                  <w:lang w:eastAsia="zh-CN"/>
                </w:rPr>
                <w:t xml:space="preserve">无第 3 人</w:t>
              </w:r>
            </w:ins>
          </w:p>
        </w:tc>
        <w:tc>
          <w:tcPr>
            <w:tcW w:w="1076" w:type="dxa"/>
            <w:noWrap w:val="0"/>
            <w:vAlign w:val="top"/>
          </w:tcPr>
          <w:p w14:paraId="658A77FF">
            <w:pPr>
              <w:pageBreakBefore w:val="0"/>
              <w:kinsoku/>
              <w:wordWrap/>
              <w:overflowPunct/>
              <w:topLinePunct w:val="0"/>
              <w:bidi w:val="0"/>
              <w:spacing w:beforeAutospacing="0" w:line="560" w:lineRule="exact"/>
              <w:jc w:val="left"/>
              <w:rPr>
                <w:rFonts w:hint="eastAsia" w:ascii="仿宋" w:hAnsi="仿宋" w:eastAsia="仿宋" w:cs="仿宋"/>
                <w:sz w:val="28"/>
                <w:szCs w:val="28"/>
                <w:highlight w:val="none"/>
                <w:vertAlign w:val="baseline"/>
                <w:lang w:eastAsia="zh-CN"/>
              </w:rPr>
            </w:pPr>
            <w:del w:id="43" w:author="灵燕智能" w:date="2026-10-12T16:31:48Z">
              <w:r>
                <w:rPr>
                  <w:rFonts w:hint="eastAsia" w:ascii="仿宋" w:hAnsi="仿宋" w:eastAsia="仿宋" w:cs="仿宋"/>
                  <w:sz w:val="28"/>
                  <w:szCs w:val="28"/>
                  <w:highlight w:val="none"/>
                  <w:vertAlign w:val="baseline"/>
                  <w:lang w:eastAsia="zh-CN"/>
                </w:rPr>
                <w:delText>本科</w:delText>
              </w:r>
            </w:del>
            <w:ins w:id="44" w:author="灵燕智能" w:date="2026-10-12T16:31:48Z">
              <w:r>
                <w:rPr>
                  <w:rFonts w:hint="eastAsia" w:ascii="仿宋" w:hAnsi="仿宋" w:eastAsia="仿宋" w:cs="仿宋"/>
                  <w:sz w:val="28"/>
                  <w:szCs w:val="28"/>
                  <w:highlight w:val="none"/>
                  <w:vertAlign w:val="baseline"/>
                  <w:lang w:eastAsia="zh-CN"/>
                </w:rPr>
                <w:t xml:space="preserve">—</w:t>
              </w:r>
            </w:ins>
          </w:p>
        </w:tc>
        <w:tc>
          <w:tcPr>
            <w:tcW w:w="1076" w:type="dxa"/>
            <w:noWrap w:val="0"/>
            <w:vAlign w:val="top"/>
          </w:tcPr>
          <w:p w14:paraId="5E833A47">
            <w:pPr>
              <w:pageBreakBefore w:val="0"/>
              <w:kinsoku/>
              <w:wordWrap/>
              <w:overflowPunct/>
              <w:topLinePunct w:val="0"/>
              <w:bidi w:val="0"/>
              <w:spacing w:beforeAutospacing="0" w:line="560" w:lineRule="exact"/>
              <w:jc w:val="left"/>
              <w:rPr>
                <w:rFonts w:hint="eastAsia" w:ascii="仿宋" w:hAnsi="仿宋" w:eastAsia="仿宋" w:cs="仿宋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del w:id="45" w:author="灵燕智能" w:date="2026-10-12T16:31:48Z">
              <w:r>
                <w:rPr>
                  <w:rFonts w:hint="eastAsia" w:ascii="仿宋" w:hAnsi="仿宋" w:eastAsia="仿宋" w:cs="仿宋"/>
                  <w:sz w:val="28"/>
                  <w:szCs w:val="28"/>
                  <w:highlight w:val="none"/>
                  <w:vertAlign w:val="baseline"/>
                  <w:lang w:val="en-US" w:eastAsia="zh-CN"/>
                </w:rPr>
                <w:delText>7</w:delText>
              </w:r>
            </w:del>
            <w:ins w:id="46" w:author="灵燕智能" w:date="2026-10-12T16:31:48Z">
              <w:r>
                <w:rPr>
                  <w:rFonts w:hint="eastAsia" w:ascii="仿宋" w:hAnsi="仿宋" w:eastAsia="仿宋" w:cs="仿宋"/>
                  <w:sz w:val="28"/>
                  <w:szCs w:val="28"/>
                  <w:highlight w:val="none"/>
                  <w:vertAlign w:val="baseline"/>
                  <w:lang w:val="en-US" w:eastAsia="zh-CN"/>
                </w:rPr>
                <w:t xml:space="preserve">—</w:t>
              </w:r>
            </w:ins>
          </w:p>
        </w:tc>
        <w:tc>
          <w:tcPr>
            <w:tcW w:w="1067" w:type="dxa"/>
            <w:noWrap w:val="0"/>
            <w:vAlign w:val="top"/>
          </w:tcPr>
          <w:p w14:paraId="2B298618">
            <w:pPr>
              <w:pageBreakBefore w:val="0"/>
              <w:kinsoku/>
              <w:wordWrap/>
              <w:overflowPunct/>
              <w:topLinePunct w:val="0"/>
              <w:bidi w:val="0"/>
              <w:spacing w:beforeAutospacing="0" w:line="560" w:lineRule="exact"/>
              <w:jc w:val="left"/>
              <w:rPr>
                <w:rFonts w:hint="eastAsia" w:ascii="仿宋" w:hAnsi="仿宋" w:eastAsia="仿宋" w:cs="仿宋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del w:id="47" w:author="灵燕智能" w:date="2026-10-12T16:31:48Z">
              <w:r>
                <w:rPr>
                  <w:rFonts w:hint="eastAsia" w:ascii="仿宋" w:hAnsi="仿宋" w:eastAsia="仿宋" w:cs="仿宋"/>
                  <w:sz w:val="28"/>
                  <w:szCs w:val="28"/>
                  <w:highlight w:val="none"/>
                  <w:vertAlign w:val="baseline"/>
                  <w:lang w:val="en-US" w:eastAsia="zh-CN"/>
                </w:rPr>
                <w:delText>54-55</w:delText>
              </w:r>
            </w:del>
            <w:ins w:id="48" w:author="灵燕智能" w:date="2026-10-12T16:31:48Z">
              <w:r>
                <w:rPr>
                  <w:rFonts w:hint="eastAsia" w:ascii="仿宋" w:hAnsi="仿宋" w:eastAsia="仿宋" w:cs="仿宋"/>
                  <w:sz w:val="28"/>
                  <w:szCs w:val="28"/>
                  <w:highlight w:val="none"/>
                  <w:vertAlign w:val="baseline"/>
                  <w:lang w:val="en-US" w:eastAsia="zh-CN"/>
                </w:rPr>
                <w:t xml:space="preserve">—</w:t>
              </w:r>
            </w:ins>
          </w:p>
        </w:tc>
      </w:tr>
    </w:tbl>
    <w:p w14:paraId="25222961">
      <w:pPr>
        <w:pageBreakBefore w:val="0"/>
        <w:kinsoku/>
        <w:wordWrap/>
        <w:overflowPunct/>
        <w:topLinePunct w:val="0"/>
        <w:bidi w:val="0"/>
        <w:spacing w:beforeAutospacing="0" w:line="560" w:lineRule="exact"/>
        <w:ind w:left="0" w:leftChars="0" w:firstLine="560" w:firstLineChars="200"/>
        <w:jc w:val="left"/>
        <w:rPr>
          <w:rFonts w:hint="eastAsia" w:ascii="仿宋" w:hAnsi="仿宋" w:eastAsia="仿宋" w:cs="仿宋"/>
          <w:sz w:val="28"/>
          <w:szCs w:val="28"/>
          <w:highlight w:val="none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highlight w:val="none"/>
          <w:lang w:eastAsia="zh-CN"/>
        </w:rPr>
        <w:t>毕业证书复印件：</w:t>
      </w:r>
    </w:p>
    <w:p w14:paraId="0E04AC5E">
      <w:pPr>
        <w:pageBreakBefore w:val="0"/>
        <w:kinsoku/>
        <w:wordWrap/>
        <w:overflowPunct/>
        <w:topLinePunct w:val="0"/>
        <w:bidi w:val="0"/>
        <w:spacing w:beforeAutospacing="0" w:line="560" w:lineRule="exact"/>
        <w:ind w:left="0" w:leftChars="0" w:firstLine="560" w:firstLineChars="200"/>
        <w:jc w:val="left"/>
        <w:rPr>
          <w:rFonts w:hint="eastAsia" w:ascii="仿宋" w:hAnsi="仿宋" w:eastAsia="仿宋" w:cs="仿宋"/>
          <w:sz w:val="28"/>
          <w:szCs w:val="28"/>
          <w:highlight w:val="none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highlight w:val="none"/>
          <w:lang w:eastAsia="zh-CN"/>
        </w:rPr>
        <w:t>学位证书复印件：</w:t>
      </w:r>
    </w:p>
    <w:p w14:paraId="3436A561">
      <w:pPr>
        <w:pageBreakBefore w:val="0"/>
        <w:kinsoku/>
        <w:wordWrap/>
        <w:overflowPunct/>
        <w:topLinePunct w:val="0"/>
        <w:bidi w:val="0"/>
        <w:spacing w:beforeAutospacing="0" w:line="560" w:lineRule="exact"/>
        <w:ind w:left="0" w:leftChars="0" w:firstLine="560" w:firstLineChars="200"/>
        <w:jc w:val="left"/>
        <w:rPr>
          <w:rFonts w:hint="eastAsia" w:ascii="仿宋" w:hAnsi="仿宋" w:eastAsia="仿宋" w:cs="仿宋"/>
          <w:smallCaps w:val="0"/>
          <w:kern w:val="0"/>
          <w:sz w:val="28"/>
          <w:szCs w:val="28"/>
          <w:highlight w:val="none"/>
        </w:rPr>
      </w:pPr>
      <w:r>
        <w:rPr>
          <w:rFonts w:hint="eastAsia" w:ascii="仿宋" w:hAnsi="仿宋" w:eastAsia="仿宋" w:cs="仿宋"/>
          <w:sz w:val="28"/>
          <w:szCs w:val="28"/>
          <w:highlight w:val="none"/>
          <w:lang w:eastAsia="zh-CN"/>
        </w:rPr>
        <w:t>政府相关单位开具的社保缴纳证明：</w:t>
      </w:r>
    </w:p>
    <w:p w14:paraId="4CE4AA90">
      <w:pPr>
        <w:pStyle w:val="3"/>
        <w:kinsoku/>
        <w:wordWrap/>
        <w:overflowPunct/>
        <w:topLinePunct w:val="0"/>
        <w:bidi w:val="0"/>
        <w:spacing w:before="0" w:after="0" w:line="360" w:lineRule="auto"/>
        <w:rPr>
          <w:del w:id="4" w:author="灵燕智能" w:date="2026-10-12T16:31:48Z"/>
          <w:rFonts w:hint="eastAsia" w:ascii="仿宋" w:hAnsi="仿宋" w:eastAsia="仿宋" w:cs="仿宋"/>
          <w:smallCaps w:val="0"/>
          <w:sz w:val="28"/>
          <w:szCs w:val="28"/>
          <w:highlight w:val="none"/>
        </w:rPr>
      </w:pPr>
    </w:p>
    <w:p w14:paraId="725247C0">
      <w:pPr>
        <w:pStyle w:val="5"/>
        <w:jc w:val="center"/>
        <w:rPr>
          <w:del w:id="3" w:author="灵燕智能" w:date="2026-10-12T16:31:48Z"/>
          <w:rFonts w:hint="eastAsia" w:ascii="仿宋" w:hAnsi="仿宋" w:eastAsia="仿宋" w:cs="仿宋"/>
          <w:b/>
          <w:bCs w:val="0"/>
          <w:color w:val="auto"/>
          <w:sz w:val="28"/>
          <w:szCs w:val="28"/>
          <w:highlight w:val="none"/>
          <w:lang w:val="en-US" w:eastAsia="zh-CN"/>
        </w:rPr>
      </w:pPr>
      <w:del w:id="3" w:author="灵燕智能" w:date="2026-10-12T16:31:48Z">
        <w:r>
          <w:rPr>
            <w:rFonts w:hint="eastAsia" w:ascii="仿宋" w:hAnsi="仿宋" w:eastAsia="仿宋" w:cs="仿宋"/>
            <w:b/>
            <w:bCs w:val="0"/>
            <w:color w:val="auto"/>
            <w:sz w:val="28"/>
            <w:szCs w:val="28"/>
            <w:highlight w:val="none"/>
            <w:lang w:val="en-US" w:eastAsia="zh-CN"/>
          </w:rPr>
          <w:delText>6-6 合规承诺函</w:delText>
        </w:r>
      </w:del>
    </w:p>
    <w:p w14:paraId="3DCDA418">
      <w:pPr>
        <w:rPr>
          <w:del w:id="2" w:author="灵燕智能" w:date="2026-10-12T16:31:48Z"/>
          <w:rFonts w:hint="eastAsia" w:ascii="仿宋" w:hAnsi="仿宋" w:eastAsia="仿宋" w:cs="仿宋"/>
          <w:highlight w:val="none"/>
        </w:rPr>
      </w:pPr>
    </w:p>
    <w:p w14:paraId="373DEEEB">
      <w:pPr>
        <w:pStyle w:val="26"/>
        <w:pageBreakBefore w:val="0"/>
        <w:kinsoku/>
        <w:wordWrap/>
        <w:overflowPunct/>
        <w:topLinePunct w:val="0"/>
        <w:bidi w:val="0"/>
        <w:spacing w:beforeAutospacing="0" w:line="360" w:lineRule="auto"/>
        <w:ind w:left="0" w:leftChars="0"/>
        <w:jc w:val="left"/>
        <w:rPr>
          <w:del w:id="1" w:author="灵燕智能" w:date="2026-10-12T16:31:48Z"/>
          <w:rFonts w:hint="eastAsia" w:ascii="仿宋" w:hAnsi="仿宋" w:eastAsia="仿宋" w:cs="仿宋"/>
          <w:smallCaps w:val="0"/>
          <w:kern w:val="0"/>
          <w:sz w:val="28"/>
          <w:szCs w:val="28"/>
          <w:highlight w:val="none"/>
        </w:rPr>
      </w:pPr>
      <w:del w:id="1" w:author="灵燕智能" w:date="2026-10-12T16:31:48Z">
        <w:r>
          <w:rPr>
            <w:rFonts w:hint="eastAsia" w:ascii="仿宋" w:hAnsi="仿宋" w:eastAsia="仿宋" w:cs="仿宋"/>
            <w:smallCaps w:val="0"/>
            <w:kern w:val="0"/>
            <w:sz w:val="28"/>
            <w:szCs w:val="28"/>
            <w:highlight w:val="none"/>
          </w:rPr>
          <w:delText>致：赣州银行股份有限公司</w:delText>
        </w:r>
      </w:del>
    </w:p>
    <w:sectPr w:rsidR="00FC693F" w:rsidRPr="0006063C" w:rsidSect="00034616">
      <w:footerReference w:type="default" r:id="rId9"/>
      <w:pgSz w:w="11906" w:h="16838"/>
      <w:pgMar w:top="1440" w:right="1803" w:bottom="1440" w:left="1803" w:header="850" w:footer="992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灵燕智能" w:initials="AI" w:date="2026-10-12T16:32:14Z">
    <w:p>
      <w:pPr>
        <w:pStyle w:val="CommentText"/>
      </w:pPr>
      <w:r>
        <w:rPr>
          <w:rStyle w:val="CommentReference"/>
        </w:rPr>
        <w:annotationRef/>
      </w:r>
      <w:r>
        <w:t>本节按承诺清单填 2 人：序号 1 专属客户经理（王演示A，30 岁/本科/3 年）、序号 2 数据技术对接人（李演示B，35 岁/本科/5 年），均为验收演示值，正式投标前须替换为真实拟投入人员姓名/年龄/学历/年限，并提供：①毕业证书复印件；②学位证书复印件；③政府相关单位开具的连续 6 个月社保证明；④汇总清单「材料所在页码」按正式文件实际页码回填（演示值 50-51/52-53 仅供版式参考）。模板自带第 3 人示例行（T4 分项表）已标注「无第 3 人」留白，因承诺清单仅投 2 人。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 w:eastAsia="Times New Roman" w:cs="Times New Roman"/>
        <w:sz w:val="21"/>
        <w:szCs w:val="21"/>
      </w:rPr>
      <w:fldChar w:fldCharType="begin"/>
    </w:r>
    <w:r>
      <w:rPr>
        <w:rFonts w:ascii="Times New Roman" w:hAnsi="Times New Roman" w:eastAsia="Times New Roman" w:cs="Times New Roman"/>
        <w:sz w:val="21"/>
        <w:szCs w:val="21"/>
      </w:rPr>
      <w:instrText xml:space="preserve"> PAGE </w:instrText>
    </w:r>
    <w:r>
      <w:rPr>
        <w:rFonts w:ascii="Times New Roman" w:hAnsi="Times New Roman" w:eastAsia="Times New Roman" w:cs="Times New Roman"/>
        <w:sz w:val="21"/>
        <w:szCs w:val="21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宋体" w:cs="Times New Roman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  <w:jc w:val="both"/>
    </w:pPr>
    <w:rPr>
      <w:rFonts w:ascii="Times New Roman" w:hAnsi="Times New Roman" w:eastAsia="宋体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260" w:line="240" w:lineRule="auto"/>
      <w:outlineLvl w:val="0"/>
    </w:pPr>
    <w:rPr>
      <w:rFonts w:ascii="黑体" w:hAnsi="黑体" w:eastAsia="黑体" w:cs="黑体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260" w:line="240" w:lineRule="auto"/>
      <w:outlineLvl w:val="1"/>
    </w:pPr>
    <w:rPr>
      <w:rFonts w:ascii="黑体" w:hAnsi="黑体" w:eastAsia="黑体" w:cs="黑体"/>
      <w:b/>
      <w:bCs/>
      <w:i w:val="0"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260" w:line="240" w:lineRule="auto"/>
      <w:outlineLvl w:val="2"/>
    </w:pPr>
    <w:rPr>
      <w:rFonts w:ascii="黑体" w:hAnsi="黑体" w:eastAsia="黑体" w:cs="黑体"/>
      <w:b/>
      <w:bCs/>
      <w:i w:val="0"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60" w:after="260" w:line="240" w:lineRule="auto"/>
      <w:outlineLvl w:val="3"/>
    </w:pPr>
    <w:rPr>
      <w:rFonts w:ascii="黑体" w:hAnsi="黑体" w:eastAsia="黑体" w:cs="黑体"/>
      <w:b/>
      <w:bCs/>
      <w:i w:val="0"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黑体" w:hAnsi="黑体" w:eastAsia="黑体" w:cs="黑体"/>
      <w:b/>
      <w:bCs/>
      <w:i w:val="0"/>
      <w:color w:val="000000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黑体" w:hAnsi="黑体" w:eastAsia="黑体" w:cs="黑体"/>
      <w:b/>
      <w:bCs/>
      <w:i w:val="0"/>
      <w:color w:val="000000"/>
      <w:sz w:val="3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黑体" w:hAnsi="黑体" w:eastAsia="黑体" w:cs="黑体"/>
      <w:b/>
      <w:bCs/>
      <w:i w:val="0"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440" w:line="240" w:lineRule="auto" w:before="0"/>
      <w:contextualSpacing/>
      <w:jc w:val="center"/>
    </w:pPr>
    <w:rPr>
      <w:rFonts w:ascii="黑体" w:hAnsi="黑体" w:eastAsia="黑体" w:cs="黑体"/>
      <w:b/>
      <w:i w:val="0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黑体" w:hAnsi="黑体" w:eastAsia="黑体" w:cs="黑体"/>
      <w:b/>
      <w:i w:val="0"/>
      <w:color w:val="000000"/>
      <w:spacing w:val="5"/>
      <w:kern w:val="28"/>
      <w:sz w:val="44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黑体" w:hAnsi="黑体" w:eastAsia="黑体" w:cs="黑体"/>
      <w:b/>
      <w:bCs/>
      <w:i w:val="0"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Normal"/>
    <w:next w:val="Normal"/>
    <w:uiPriority w:val="39"/>
    <w:semiHidden/>
    <w:unhideWhenUsed/>
    <w:qFormat/>
    <w:rsid w:val="00FC693F"/>
    <w:pPr>
      <w:spacing w:before="0" w:after="360"/>
      <w:jc w:val="center"/>
      <w:outlineLvl w:val="9"/>
    </w:pPr>
    <w:rPr>
      <w:rFonts w:ascii="黑体" w:hAnsi="黑体" w:eastAsia="黑体" w:cs="黑体"/>
      <w:b/>
      <w:color w:val="000000"/>
      <w:sz w:val="32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enderBody">
    <w:name w:val="Tender Body"/>
    <w:basedOn w:val="Normal"/>
    <w:qFormat/>
    <w:pPr>
      <w:spacing w:line="360" w:lineRule="auto" w:before="0" w:after="0"/>
      <w:ind w:firstLineChars="200" w:firstLine="480"/>
      <w:jc w:val="both"/>
    </w:pPr>
  </w:style>
  <w:style w:type="paragraph" w:customStyle="1" w:styleId="TenderCover">
    <w:name w:val="Tender Cover"/>
    <w:basedOn w:val="Normal"/>
    <w:qFormat/>
    <w:pPr>
      <w:spacing w:line="360" w:lineRule="auto" w:before="0" w:after="360"/>
      <w:jc w:val="center"/>
    </w:pPr>
    <w:rPr>
      <w:rFonts w:ascii="黑体" w:hAnsi="黑体" w:eastAsia="黑体" w:cs="黑体"/>
      <w:b/>
      <w:sz w:val="44"/>
    </w:rPr>
  </w:style>
  <w:style w:type="paragraph" w:customStyle="1" w:styleId="TenderCoverSub">
    <w:name w:val="Tender Cover Sub"/>
    <w:basedOn w:val="TenderCover"/>
    <w:qFormat/>
    <w:pPr>
      <w:spacing w:after="120"/>
      <w:jc w:val="center"/>
    </w:pPr>
    <w:rPr>
      <w:b/>
      <w:sz w:val="30"/>
    </w:rPr>
  </w:style>
  <w:style w:type="paragraph" w:customStyle="1" w:styleId="TenderCaption">
    <w:name w:val="Tender Caption"/>
    <w:basedOn w:val="Normal"/>
    <w:qFormat/>
    <w:pPr>
      <w:spacing w:line="360" w:lineRule="auto" w:before="60" w:after="120"/>
      <w:jc w:val="center"/>
    </w:pPr>
    <w:rPr>
      <w:rFonts w:ascii="Times New Roman" w:hAnsi="Times New Roman" w:eastAsia="宋体" w:cs="Times New Roman"/>
      <w:sz w:val="18"/>
    </w:rPr>
  </w:style>
  <w:style w:type="paragraph" w:customStyle="1" w:styleId="TOC1">
    <w:name w:val="toc 1"/>
    <w:basedOn w:val="Normal"/>
    <w:qFormat/>
    <w:pPr>
      <w:tabs>
        <w:tab w:pos="8300" w:val="right" w:leader="dot"/>
      </w:tabs>
      <w:spacing w:line="360" w:lineRule="auto" w:before="0" w:after="0"/>
      <w:ind w:left="0"/>
    </w:pPr>
    <w:rPr>
      <w:rFonts w:ascii="Times New Roman" w:hAnsi="Times New Roman" w:eastAsia="宋体" w:cs="Times New Roman"/>
      <w:color w:val="000000"/>
      <w:sz w:val="24"/>
    </w:rPr>
  </w:style>
  <w:style w:type="paragraph" w:customStyle="1" w:styleId="TOC2">
    <w:name w:val="toc 2"/>
    <w:basedOn w:val="Normal"/>
    <w:qFormat/>
    <w:pPr>
      <w:tabs>
        <w:tab w:pos="8300" w:val="right" w:leader="dot"/>
      </w:tabs>
      <w:spacing w:line="360" w:lineRule="auto" w:before="0" w:after="0"/>
      <w:ind w:left="480"/>
    </w:pPr>
    <w:rPr>
      <w:rFonts w:ascii="Times New Roman" w:hAnsi="Times New Roman" w:eastAsia="宋体" w:cs="Times New Roman"/>
      <w:color w:val="000000"/>
      <w:sz w:val="24"/>
    </w:rPr>
  </w:style>
  <w:style w:type="paragraph" w:customStyle="1" w:styleId="TOC3">
    <w:name w:val="toc 3"/>
    <w:basedOn w:val="Normal"/>
    <w:qFormat/>
    <w:pPr>
      <w:tabs>
        <w:tab w:pos="8300" w:val="right" w:leader="dot"/>
      </w:tabs>
      <w:spacing w:line="360" w:lineRule="auto" w:before="0" w:after="0"/>
      <w:ind w:left="960"/>
    </w:pPr>
    <w:rPr>
      <w:rFonts w:ascii="Times New Roman" w:hAnsi="Times New Roman" w:eastAsia="宋体" w:cs="Times New Roman"/>
      <w:color w:val="000000"/>
      <w:sz w:val="24"/>
    </w:rPr>
  </w:style>
  <w:style w:type="paragraph" w:customStyle="1" w:styleId="TenderHeader">
    <w:name w:val="Tender Header"/>
    <w:basedOn w:val="Normal"/>
    <w:pPr>
      <w:spacing w:line="240" w:lineRule="auto"/>
      <w:jc w:val="center"/>
    </w:pPr>
    <w:rPr>
      <w:rFonts w:ascii="Times New Roman" w:hAnsi="Times New Roman" w:eastAsia="宋体" w:cs="Times New Roman"/>
      <w:sz w:val="18"/>
    </w:rPr>
  </w:style>
  <w:style w:type="paragraph" w:styleId="3">
    <w:name w:val="heading 2 2"/>
    <w:basedOn w:val="1"/>
    <w:next w:val="1"/>
    <w:link w:val="53"/>
    <w:qFormat/>
    <w:uiPriority w:val="99"/>
    <w:pPr>
      <w:keepNext/>
      <w:keepLines/>
      <w:spacing w:before="260" w:after="260" w:line="413" w:lineRule="auto"/>
      <w:ind w:firstLine="628"/>
      <w:jc w:val="center"/>
      <w:outlineLvl w:val="1"/>
    </w:pPr>
    <w:rPr>
      <w:rFonts w:ascii="Arial" w:hAnsi="Arial" w:eastAsia="黑体" w:cs="Times New Roman"/>
      <w:b/>
      <w:bCs/>
      <w:sz w:val="32"/>
      <w:szCs w:val="32"/>
    </w:rPr>
  </w:style>
  <w:style w:type="paragraph" w:styleId="5">
    <w:name w:val="heading 4 2"/>
    <w:basedOn w:val="1"/>
    <w:next w:val="1"/>
    <w:link w:val="55"/>
    <w:qFormat/>
    <w:uiPriority w:val="0"/>
    <w:pPr>
      <w:keepNext/>
      <w:keepLines/>
      <w:tabs>
        <w:tab w:val="left" w:pos="0"/>
      </w:tabs>
      <w:spacing w:before="280" w:after="290" w:line="376" w:lineRule="auto"/>
      <w:outlineLvl w:val="3"/>
    </w:pPr>
    <w:rPr>
      <w:rFonts w:ascii="Arial" w:hAnsi="Arial" w:eastAsia="黑体" w:cs="Times New Roman"/>
      <w:bCs/>
      <w:sz w:val="24"/>
      <w:szCs w:val="28"/>
    </w:rPr>
  </w:style>
  <w:style w:type="paragraph" w:styleId="26">
    <w:name w:val="Plain Text"/>
    <w:basedOn w:val="1"/>
    <w:next w:val="5"/>
    <w:link w:val="68"/>
    <w:qFormat/>
    <w:uiPriority w:val="0"/>
    <w:rPr>
      <w:rFonts w:ascii="宋体" w:hAnsi="Courier New" w:cs="Times New Roman"/>
    </w:rPr>
  </w:style>
  <w:style w:type="character" w:customStyle="1" w:styleId="55">
    <w:name w:val="标题 4 Char"/>
    <w:link w:val="5"/>
    <w:uiPriority w:val="0"/>
    <w:rPr>
      <w:rFonts w:ascii="Arial" w:hAnsi="Arial" w:eastAsia="黑体"/>
      <w:bCs/>
      <w:kern w:val="2"/>
      <w:sz w:val="24"/>
      <w:szCs w:val="28"/>
    </w:rPr>
  </w:style>
  <w:style w:type="paragraph" w:styleId="1">
    <w:name w:val="Normal 2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customStyle="1" w:styleId="68">
    <w:name w:val="纯文本 字符"/>
    <w:basedOn w:val="44"/>
    <w:link w:val="26"/>
    <w:uiPriority w:val="0"/>
    <w:rPr>
      <w:rFonts w:hint="eastAsia" w:ascii="宋体" w:hAnsi="Courier New" w:eastAsia="宋体" w:cs="Courier New"/>
      <w:kern w:val="2"/>
      <w:sz w:val="21"/>
      <w:szCs w:val="24"/>
    </w:rPr>
  </w:style>
  <w:style w:type="table" w:styleId="43">
    <w:name w:val="Table Grid 2"/>
    <w:basedOn w:val="42"/>
    <w:qFormat/>
    <w:uiPriority w:val="59"/>
    <w:tblPr>
      <w:tblStyle w:val="42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44">
    <w:name w:val="Default Paragraph Font 2"/>
    <w:semiHidden/>
    <w:uiPriority w:val="0"/>
  </w:style>
  <w:style w:type="table" w:styleId="42">
    <w:name w:val="Normal Table 2"/>
    <w:semiHidden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Style w:val="42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3">
    <w:name w:val="标题 2 Char"/>
    <w:link w:val="3"/>
    <w:qFormat/>
    <w:uiPriority w:val="99"/>
    <w:rPr>
      <w:rFonts w:ascii="Arial" w:hAnsi="Arial" w:eastAsia="黑体"/>
      <w:b/>
      <w:bCs/>
      <w:kern w:val="2"/>
      <w:sz w:val="32"/>
      <w:szCs w:val="3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