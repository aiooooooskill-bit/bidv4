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技术文档与培训</w:t>
      </w:r>
    </w:p>
    <w:p>
      <w:pPr>
        <w:pStyle w:val="TenderBody"/>
      </w:pPr>
      <w:r>
        <w:t>按采购项目需求 5.4 条要求，本项目实施过程中每个阶段均提交相应文档，文档编写执行国家标准规范，经采购人认可并评审确认后，方可进入下一阶段开发工作。我方据此制定文档交付与评审机制，各阶段交付文档如下表：</w:t>
      </w:r>
    </w:p>
    <w:p>
      <w:pPr>
        <w:pStyle w:val="TenderCaption"/>
        <w:jc w:val="center"/>
      </w:pPr>
      <w:r>
        <w:t>技术文档交付清单</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60"/>
        <w:gridCol w:w="1660"/>
        <w:gridCol w:w="1660"/>
        <w:gridCol w:w="1660"/>
        <w:gridCol w:w="1660"/>
      </w:tblGrid>
      <w:tr>
        <w:tc>
          <w:tcPr>
            <w:tcW w:type="dxa" w:w="1660"/>
            <w:shd w:val="clear" w:color="auto" w:fill="F2F2F2"/>
          </w:tcPr>
          <w:p>
            <w:pPr>
              <w:jc w:val="center"/>
            </w:pPr>
            <w:r>
              <w:rPr>
                <w:b/>
              </w:rPr>
              <w:t>序号</w:t>
            </w:r>
          </w:p>
        </w:tc>
        <w:tc>
          <w:tcPr>
            <w:tcW w:type="dxa" w:w="1660"/>
            <w:shd w:val="clear" w:color="auto" w:fill="F2F2F2"/>
          </w:tcPr>
          <w:p>
            <w:pPr>
              <w:jc w:val="center"/>
            </w:pPr>
            <w:r>
              <w:rPr>
                <w:b/>
              </w:rPr>
              <w:t>实施阶段</w:t>
            </w:r>
          </w:p>
        </w:tc>
        <w:tc>
          <w:tcPr>
            <w:tcW w:type="dxa" w:w="1660"/>
            <w:shd w:val="clear" w:color="auto" w:fill="F2F2F2"/>
          </w:tcPr>
          <w:p>
            <w:pPr>
              <w:jc w:val="center"/>
            </w:pPr>
            <w:r>
              <w:rPr>
                <w:b/>
              </w:rPr>
              <w:t>交付文档</w:t>
            </w:r>
          </w:p>
        </w:tc>
        <w:tc>
          <w:tcPr>
            <w:tcW w:type="dxa" w:w="1660"/>
            <w:shd w:val="clear" w:color="auto" w:fill="F2F2F2"/>
          </w:tcPr>
          <w:p>
            <w:pPr>
              <w:jc w:val="center"/>
            </w:pPr>
            <w:r>
              <w:rPr>
                <w:b/>
              </w:rPr>
              <w:t>编写规范</w:t>
            </w:r>
          </w:p>
        </w:tc>
        <w:tc>
          <w:tcPr>
            <w:tcW w:type="dxa" w:w="1660"/>
            <w:shd w:val="clear" w:color="auto" w:fill="F2F2F2"/>
          </w:tcPr>
          <w:p>
            <w:pPr>
              <w:jc w:val="center"/>
            </w:pPr>
            <w:r>
              <w:rPr>
                <w:b/>
              </w:rPr>
              <w:t>评审确认要求</w:t>
            </w:r>
          </w:p>
        </w:tc>
      </w:tr>
      <w:tr>
        <w:tc>
          <w:tcPr>
            <w:tcW w:type="dxa" w:w="1660"/>
          </w:tcPr>
          <w:p>
            <w:r>
              <w:t>1</w:t>
            </w:r>
          </w:p>
        </w:tc>
        <w:tc>
          <w:tcPr>
            <w:tcW w:type="dxa" w:w="1660"/>
          </w:tcPr>
          <w:p>
            <w:r>
              <w:t>需求调研</w:t>
            </w:r>
          </w:p>
        </w:tc>
        <w:tc>
          <w:tcPr>
            <w:tcW w:type="dxa" w:w="1660"/>
          </w:tcPr>
          <w:p>
            <w:r>
              <w:t>需求规格说明书、调研纪要</w:t>
            </w:r>
          </w:p>
        </w:tc>
        <w:tc>
          <w:tcPr>
            <w:tcW w:type="dxa" w:w="1660"/>
          </w:tcPr>
          <w:p>
            <w:r>
              <w:t>GB/T 8567 计算机软件文档编制规范，及 GB/T 9385 计算机软件需求规格说明规范</w:t>
            </w:r>
          </w:p>
        </w:tc>
        <w:tc>
          <w:tcPr>
            <w:tcW w:type="dxa" w:w="1660"/>
          </w:tcPr>
          <w:p>
            <w:r>
              <w:t>提交采购人评审，评审确认后进入方案设计阶段</w:t>
            </w:r>
          </w:p>
        </w:tc>
      </w:tr>
      <w:tr>
        <w:tc>
          <w:tcPr>
            <w:tcW w:type="dxa" w:w="1660"/>
          </w:tcPr>
          <w:p>
            <w:r>
              <w:t>2</w:t>
            </w:r>
          </w:p>
        </w:tc>
        <w:tc>
          <w:tcPr>
            <w:tcW w:type="dxa" w:w="1660"/>
          </w:tcPr>
          <w:p>
            <w:r>
              <w:t>方案设计</w:t>
            </w:r>
          </w:p>
        </w:tc>
        <w:tc>
          <w:tcPr>
            <w:tcW w:type="dxa" w:w="1660"/>
          </w:tcPr>
          <w:p>
            <w:r>
              <w:t>系统/服务设计说明书、接口规范文档（UTF-8/GB-18030-2022 字符集约定、国密算法约定）</w:t>
            </w:r>
          </w:p>
        </w:tc>
        <w:tc>
          <w:tcPr>
            <w:tcW w:type="dxa" w:w="1660"/>
          </w:tcPr>
          <w:p>
            <w:r>
              <w:t>GB/T 8567 系列及 GB/T 9386 计算机软件测试文档编制规范</w:t>
            </w:r>
          </w:p>
        </w:tc>
        <w:tc>
          <w:tcPr>
            <w:tcW w:type="dxa" w:w="1660"/>
          </w:tcPr>
          <w:p>
            <w:r>
              <w:t>提交采购人评审确认</w:t>
            </w:r>
          </w:p>
        </w:tc>
      </w:tr>
      <w:tr>
        <w:tc>
          <w:tcPr>
            <w:tcW w:type="dxa" w:w="1660"/>
          </w:tcPr>
          <w:p>
            <w:r>
              <w:t>3</w:t>
            </w:r>
          </w:p>
        </w:tc>
        <w:tc>
          <w:tcPr>
            <w:tcW w:type="dxa" w:w="1660"/>
          </w:tcPr>
          <w:p>
            <w:r>
              <w:t>开发与测试</w:t>
            </w:r>
          </w:p>
        </w:tc>
        <w:tc>
          <w:tcPr>
            <w:tcW w:type="dxa" w:w="1660"/>
          </w:tcPr>
          <w:p>
            <w:r>
              <w:t>开发计划进度表、测试方案、测试报告（功能/性能/安全）</w:t>
            </w:r>
          </w:p>
        </w:tc>
        <w:tc>
          <w:tcPr>
            <w:tcW w:type="dxa" w:w="1660"/>
          </w:tcPr>
          <w:p>
            <w:r>
              <w:t>GB/T 8567、GB/T 9386</w:t>
            </w:r>
          </w:p>
        </w:tc>
        <w:tc>
          <w:tcPr>
            <w:tcW w:type="dxa" w:w="1660"/>
          </w:tcPr>
          <w:p>
            <w:r>
              <w:t>测试报告经采购人确认后进入部署阶段</w:t>
            </w:r>
          </w:p>
        </w:tc>
      </w:tr>
      <w:tr>
        <w:tc>
          <w:tcPr>
            <w:tcW w:type="dxa" w:w="1660"/>
          </w:tcPr>
          <w:p>
            <w:r>
              <w:t>4</w:t>
            </w:r>
          </w:p>
        </w:tc>
        <w:tc>
          <w:tcPr>
            <w:tcW w:type="dxa" w:w="1660"/>
          </w:tcPr>
          <w:p>
            <w:r>
              <w:t>部署上线</w:t>
            </w:r>
          </w:p>
        </w:tc>
        <w:tc>
          <w:tcPr>
            <w:tcW w:type="dxa" w:w="1660"/>
          </w:tcPr>
          <w:p>
            <w:r>
              <w:t>部署实施方案、上线切换方案、验收方案</w:t>
            </w:r>
          </w:p>
        </w:tc>
        <w:tc>
          <w:tcPr>
            <w:tcW w:type="dxa" w:w="1660"/>
          </w:tcPr>
          <w:p>
            <w:r>
              <w:t>GB/T 8567</w:t>
            </w:r>
          </w:p>
        </w:tc>
        <w:tc>
          <w:tcPr>
            <w:tcW w:type="dxa" w:w="1660"/>
          </w:tcPr>
          <w:p>
            <w:r>
              <w:t>方案评审通过后实施上线</w:t>
            </w:r>
          </w:p>
        </w:tc>
      </w:tr>
      <w:tr>
        <w:tc>
          <w:tcPr>
            <w:tcW w:type="dxa" w:w="1660"/>
          </w:tcPr>
          <w:p>
            <w:r>
              <w:t>5</w:t>
            </w:r>
          </w:p>
        </w:tc>
        <w:tc>
          <w:tcPr>
            <w:tcW w:type="dxa" w:w="1660"/>
          </w:tcPr>
          <w:p>
            <w:r>
              <w:t>试运行</w:t>
            </w:r>
          </w:p>
        </w:tc>
        <w:tc>
          <w:tcPr>
            <w:tcW w:type="dxa" w:w="1660"/>
          </w:tcPr>
          <w:p>
            <w:r>
              <w:t>用户使用手册、运维操作手册</w:t>
            </w:r>
          </w:p>
        </w:tc>
        <w:tc>
          <w:tcPr>
            <w:tcW w:type="dxa" w:w="1660"/>
          </w:tcPr>
          <w:p>
            <w:r>
              <w:t>GB/T 8567</w:t>
            </w:r>
          </w:p>
        </w:tc>
        <w:tc>
          <w:tcPr>
            <w:tcW w:type="dxa" w:w="1660"/>
          </w:tcPr>
          <w:p>
            <w:r>
              <w:t>与培训资料一并提供采购人确认</w:t>
            </w:r>
          </w:p>
        </w:tc>
      </w:tr>
      <w:tr>
        <w:tc>
          <w:tcPr>
            <w:tcW w:type="dxa" w:w="1660"/>
          </w:tcPr>
          <w:p>
            <w:r>
              <w:t>6</w:t>
            </w:r>
          </w:p>
        </w:tc>
        <w:tc>
          <w:tcPr>
            <w:tcW w:type="dxa" w:w="1660"/>
          </w:tcPr>
          <w:p>
            <w:r>
              <w:t>验收</w:t>
            </w:r>
          </w:p>
        </w:tc>
        <w:tc>
          <w:tcPr>
            <w:tcW w:type="dxa" w:w="1660"/>
          </w:tcPr>
          <w:p>
            <w:r>
              <w:t>项目验收报告、终版文档汇编</w:t>
            </w:r>
          </w:p>
        </w:tc>
        <w:tc>
          <w:tcPr>
            <w:tcW w:type="dxa" w:w="1660"/>
          </w:tcPr>
          <w:p>
            <w:r>
              <w:t>按采购人验收文档要求</w:t>
            </w:r>
          </w:p>
        </w:tc>
        <w:tc>
          <w:tcPr>
            <w:tcW w:type="dxa" w:w="1660"/>
          </w:tcPr>
          <w:p>
            <w:r>
              <w:t>作为合同验收依据</w:t>
            </w:r>
          </w:p>
        </w:tc>
      </w:tr>
    </w:tbl>
    <w:p>
      <w:pPr>
        <w:pStyle w:val="TenderBody"/>
      </w:pPr>
      <w:r>
        <w:t>文档管理执行两项纪律：其一，版本管理——每份文档设版本号与变更记录，评审意见逐条回复并归档；其二，保密管理——按采购项目需求 5.22 条要求，我方不将采购人向我方提供的相关信息提供给其他任何一方、不在本地数据库留存或做任何用途，文档中涉及采购人信息的内容随文档评审流转、不留存副本，并配合采购人必要且合理的内外部审计机构检查及银行业监管机构检查。</w:t>
      </w:r>
    </w:p>
    <w:p>
      <w:pPr>
        <w:pStyle w:val="Heading2"/>
        <w:rPr>
          <w:ins w:id="2" w:author="灵燕智能" w:date="2026-10-12T17:03:07Z"/>
        </w:rPr>
      </w:pPr>
      <w:ins w:id="3" w:author="灵燕智能" w:date="2026-10-12T17:03:07Z">
        <w:r>
          <w:t xml:space="preserve">培训安排</w:t>
        </w:r>
      </w:ins>
    </w:p>
    <w:p>
      <w:pPr>
        <w:rPr>
          <w:del w:id="1" w:author="灵燕智能" w:date="2026-10-12T17:03:07Z"/>
        </w:rPr>
        <w:pStyle w:val="TenderBody"/>
      </w:pPr>
      <w:del w:id="1" w:author="灵燕智能" w:date="2026-10-12T17:03:07Z">
        <w:r>
          <w:delText>培训安排</w:delText>
        </w:r>
      </w:del>
    </w:p>
    <w:p>
      <w:pPr>
        <w:pStyle w:val="TenderBody"/>
      </w:pPr>
      <w:r>
        <w:t>按采购项目需求 5.19 条要求，我方提供产品使用、系统运维、数据解读、风险合规四类培训，安排在系统上线前后及合同期内分期开展，如下表：</w:t>
      </w:r>
    </w:p>
    <w:p>
      <w:pPr>
        <w:pStyle w:val="TenderCaption"/>
        <w:jc w:val="center"/>
      </w:pPr>
      <w:r>
        <w:t>培训计划</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60"/>
        <w:gridCol w:w="1660"/>
        <w:gridCol w:w="1660"/>
        <w:gridCol w:w="1660"/>
        <w:gridCol w:w="1660"/>
      </w:tblGrid>
      <w:tr>
        <w:tc>
          <w:tcPr>
            <w:tcW w:type="dxa" w:w="1660"/>
            <w:shd w:val="clear" w:color="auto" w:fill="F2F2F2"/>
          </w:tcPr>
          <w:p>
            <w:pPr>
              <w:jc w:val="center"/>
            </w:pPr>
            <w:r>
              <w:rPr>
                <w:b/>
              </w:rPr>
              <w:t>场次</w:t>
            </w:r>
          </w:p>
        </w:tc>
        <w:tc>
          <w:tcPr>
            <w:tcW w:type="dxa" w:w="1660"/>
            <w:shd w:val="clear" w:color="auto" w:fill="F2F2F2"/>
          </w:tcPr>
          <w:p>
            <w:pPr>
              <w:jc w:val="center"/>
            </w:pPr>
            <w:r>
              <w:rPr>
                <w:b/>
              </w:rPr>
              <w:t>培训主题</w:t>
            </w:r>
          </w:p>
        </w:tc>
        <w:tc>
          <w:tcPr>
            <w:tcW w:type="dxa" w:w="1660"/>
            <w:shd w:val="clear" w:color="auto" w:fill="F2F2F2"/>
          </w:tcPr>
          <w:p>
            <w:pPr>
              <w:jc w:val="center"/>
            </w:pPr>
            <w:r>
              <w:rPr>
                <w:b/>
              </w:rPr>
              <w:t>培训对象</w:t>
            </w:r>
          </w:p>
        </w:tc>
        <w:tc>
          <w:tcPr>
            <w:tcW w:type="dxa" w:w="1660"/>
            <w:shd w:val="clear" w:color="auto" w:fill="F2F2F2"/>
          </w:tcPr>
          <w:p>
            <w:pPr>
              <w:jc w:val="center"/>
            </w:pPr>
            <w:r>
              <w:rPr>
                <w:b/>
              </w:rPr>
              <w:t>形式</w:t>
            </w:r>
          </w:p>
        </w:tc>
        <w:tc>
          <w:tcPr>
            <w:tcW w:type="dxa" w:w="1660"/>
            <w:shd w:val="clear" w:color="auto" w:fill="F2F2F2"/>
          </w:tcPr>
          <w:p>
            <w:pPr>
              <w:jc w:val="center"/>
            </w:pPr>
            <w:r>
              <w:rPr>
                <w:b/>
              </w:rPr>
              <w:t>内容要点</w:t>
            </w:r>
          </w:p>
        </w:tc>
      </w:tr>
      <w:tr>
        <w:tc>
          <w:tcPr>
            <w:tcW w:type="dxa" w:w="1660"/>
          </w:tcPr>
          <w:p>
            <w:r>
              <w:t>第1场</w:t>
            </w:r>
          </w:p>
        </w:tc>
        <w:tc>
          <w:tcPr>
            <w:tcW w:type="dxa" w:w="1660"/>
          </w:tcPr>
          <w:p>
            <w:r>
              <w:t>产品使用</w:t>
            </w:r>
          </w:p>
        </w:tc>
        <w:tc>
          <w:tcPr>
            <w:tcW w:type="dxa" w:w="1660"/>
          </w:tcPr>
          <w:p>
            <w:r>
              <w:t>业务条线操作人员</w:t>
            </w:r>
          </w:p>
        </w:tc>
        <w:tc>
          <w:tcPr>
            <w:tcW w:type="dxa" w:w="1660"/>
          </w:tcPr>
          <w:p>
            <w:r>
              <w:t>现场+录播回放</w:t>
            </w:r>
          </w:p>
        </w:tc>
        <w:tc>
          <w:tcPr>
            <w:tcW w:type="dxa" w:w="1660"/>
          </w:tcPr>
          <w:p>
            <w:r>
              <w:t>外部数据服务的使用流程、查询操作、结果读取与引用方法</w:t>
            </w:r>
          </w:p>
        </w:tc>
      </w:tr>
      <w:tr>
        <w:tc>
          <w:tcPr>
            <w:tcW w:type="dxa" w:w="1660"/>
          </w:tcPr>
          <w:p>
            <w:r>
              <w:t>第2场</w:t>
            </w:r>
          </w:p>
        </w:tc>
        <w:tc>
          <w:tcPr>
            <w:tcW w:type="dxa" w:w="1660"/>
          </w:tcPr>
          <w:p>
            <w:r>
              <w:t>系统运维</w:t>
            </w:r>
          </w:p>
        </w:tc>
        <w:tc>
          <w:tcPr>
            <w:tcW w:type="dxa" w:w="1660"/>
          </w:tcPr>
          <w:p>
            <w:r>
              <w:t>技术运维人员</w:t>
            </w:r>
          </w:p>
        </w:tc>
        <w:tc>
          <w:tcPr>
            <w:tcW w:type="dxa" w:w="1660"/>
          </w:tcPr>
          <w:p>
            <w:r>
              <w:t>现场</w:t>
            </w:r>
          </w:p>
        </w:tc>
        <w:tc>
          <w:tcPr>
            <w:tcW w:type="dxa" w:w="1660"/>
          </w:tcPr>
          <w:p>
            <w:r>
              <w:t>双服务器热备架构说明、监控告警查看、常见故障处置流程</w:t>
            </w:r>
          </w:p>
        </w:tc>
      </w:tr>
      <w:tr>
        <w:tc>
          <w:tcPr>
            <w:tcW w:type="dxa" w:w="1660"/>
          </w:tcPr>
          <w:p>
            <w:r>
              <w:t>第3场</w:t>
            </w:r>
          </w:p>
        </w:tc>
        <w:tc>
          <w:tcPr>
            <w:tcW w:type="dxa" w:w="1660"/>
          </w:tcPr>
          <w:p>
            <w:r>
              <w:t>数据解读</w:t>
            </w:r>
          </w:p>
        </w:tc>
        <w:tc>
          <w:tcPr>
            <w:tcW w:type="dxa" w:w="1660"/>
          </w:tcPr>
          <w:p>
            <w:r>
              <w:t>业务分析与模型人员</w:t>
            </w:r>
          </w:p>
        </w:tc>
        <w:tc>
          <w:tcPr>
            <w:tcW w:type="dxa" w:w="1660"/>
          </w:tcPr>
          <w:p>
            <w:r>
              <w:t>现场</w:t>
            </w:r>
          </w:p>
        </w:tc>
        <w:tc>
          <w:tcPr>
            <w:tcW w:type="dxa" w:w="1660"/>
          </w:tcPr>
          <w:p>
            <w:r>
              <w:t>数据口径说明、质量校验规则、异动预警的解读与使用</w:t>
            </w:r>
          </w:p>
        </w:tc>
      </w:tr>
      <w:tr>
        <w:tc>
          <w:tcPr>
            <w:tcW w:type="dxa" w:w="1660"/>
          </w:tcPr>
          <w:p>
            <w:r>
              <w:t>第4场</w:t>
            </w:r>
          </w:p>
        </w:tc>
        <w:tc>
          <w:tcPr>
            <w:tcW w:type="dxa" w:w="1660"/>
          </w:tcPr>
          <w:p>
            <w:r>
              <w:t>风险合规</w:t>
            </w:r>
          </w:p>
        </w:tc>
        <w:tc>
          <w:tcPr>
            <w:tcW w:type="dxa" w:w="1660"/>
          </w:tcPr>
          <w:p>
            <w:r>
              <w:t>合规与风控条线</w:t>
            </w:r>
          </w:p>
        </w:tc>
        <w:tc>
          <w:tcPr>
            <w:tcW w:type="dxa" w:w="1660"/>
          </w:tcPr>
          <w:p>
            <w:r>
              <w:t>现场</w:t>
            </w:r>
          </w:p>
        </w:tc>
        <w:tc>
          <w:tcPr>
            <w:tcW w:type="dxa" w:w="1660"/>
          </w:tcPr>
          <w:p>
            <w:r>
              <w:t>个人隐私信息采集合规边界、监管处罚案例通报、保密与审计配合要求</w:t>
            </w:r>
          </w:p>
        </w:tc>
      </w:tr>
    </w:tbl>
    <w:p>
      <w:pPr>
        <w:pStyle w:val="TenderBody"/>
      </w:pPr>
      <w:r>
        <w:t>每场培训配套培训资料（课件、操作手册摘录），经采购人确认后发放；合同期内如产品升级或监管要求变化，我方提供补充培训，确保采购人相关人员持续具备使用与合规管理能力。</w:t>
      </w:r>
    </w:p>
    <w:sectPr w:rsidR="00FC693F" w:rsidRPr="0006063C" w:rsidSect="00034616">
      <w:footerReference w:type="default" r:id="rId9"/>
      <w:pgSz w:w="11906" w:h="16838"/>
      <w:pgMar w:top="1440" w:right="1803" w:bottom="1440" w:left="1803" w:header="85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s="Times New Roman"/>
        <w:sz w:val="21"/>
        <w:szCs w:val="21"/>
      </w:rPr>
      <w:fldChar w:fldCharType="begin"/>
    </w:r>
    <w:r>
      <w:rPr>
        <w:rFonts w:ascii="Times New Roman" w:hAnsi="Times New Roman" w:eastAsia="Times New Roman" w:cs="Times New Roman"/>
        <w:sz w:val="21"/>
        <w:szCs w:val="21"/>
      </w:rPr>
      <w:instrText xml:space="preserve"> PAGE </w:instrText>
    </w:r>
    <w:r>
      <w:rPr>
        <w:rFonts w:ascii="Times New Roman" w:hAnsi="Times New Roman" w:eastAsia="Times New Roman" w:cs="Times New Roman"/>
        <w:sz w:val="21"/>
        <w:szCs w:val="21"/>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2"/>
        <w:szCs w:val="22"/>
        <w:lang w:val="en-US" w:eastAsia="zh-CN"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jc w:val="both"/>
    </w:pPr>
    <w:rPr>
      <w:rFonts w:ascii="Times New Roman" w:hAnsi="Times New Roman" w:eastAsia="宋体"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260" w:line="240" w:lineRule="auto"/>
      <w:outlineLvl w:val="0"/>
    </w:pPr>
    <w:rPr>
      <w:rFonts w:ascii="黑体" w:hAnsi="黑体" w:eastAsia="黑体" w:cs="黑体"/>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260" w:line="240" w:lineRule="auto"/>
      <w:outlineLvl w:val="1"/>
    </w:pPr>
    <w:rPr>
      <w:rFonts w:ascii="黑体" w:hAnsi="黑体" w:eastAsia="黑体" w:cs="黑体"/>
      <w:b/>
      <w:bCs/>
      <w:i w:val="0"/>
      <w:color w:val="000000"/>
      <w:sz w:val="30"/>
      <w:szCs w:val="26"/>
    </w:rPr>
  </w:style>
  <w:style w:type="paragraph" w:styleId="Heading3">
    <w:name w:val="heading 3"/>
    <w:basedOn w:val="Normal"/>
    <w:next w:val="Normal"/>
    <w:link w:val="Heading3Char"/>
    <w:uiPriority w:val="9"/>
    <w:unhideWhenUsed/>
    <w:qFormat/>
    <w:rsid w:val="00FC693F"/>
    <w:pPr>
      <w:keepNext/>
      <w:keepLines/>
      <w:spacing w:before="260" w:after="260" w:line="240" w:lineRule="auto"/>
      <w:outlineLvl w:val="2"/>
    </w:pPr>
    <w:rPr>
      <w:rFonts w:ascii="黑体" w:hAnsi="黑体" w:eastAsia="黑体" w:cs="黑体"/>
      <w:b/>
      <w:bCs/>
      <w:i w:val="0"/>
      <w:color w:val="000000"/>
      <w:sz w:val="28"/>
    </w:rPr>
  </w:style>
  <w:style w:type="paragraph" w:styleId="Heading4">
    <w:name w:val="heading 4"/>
    <w:basedOn w:val="Normal"/>
    <w:next w:val="Normal"/>
    <w:link w:val="Heading4Char"/>
    <w:uiPriority w:val="9"/>
    <w:semiHidden/>
    <w:unhideWhenUsed/>
    <w:qFormat/>
    <w:rsid w:val="00FC693F"/>
    <w:pPr>
      <w:keepNext/>
      <w:keepLines/>
      <w:spacing w:before="260" w:after="260" w:line="240" w:lineRule="auto"/>
      <w:outlineLvl w:val="3"/>
    </w:pPr>
    <w:rPr>
      <w:rFonts w:ascii="黑体" w:hAnsi="黑体" w:eastAsia="黑体" w:cs="黑体"/>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黑体" w:hAnsi="黑体" w:eastAsia="黑体" w:cs="黑体"/>
      <w:b/>
      <w:bCs/>
      <w:i w:val="0"/>
      <w:color w:val="000000"/>
      <w:sz w:val="32"/>
      <w:szCs w:val="28"/>
    </w:rPr>
  </w:style>
  <w:style w:type="character" w:customStyle="1" w:styleId="Heading2Char">
    <w:name w:val="Heading 2 Char"/>
    <w:basedOn w:val="DefaultParagraphFont"/>
    <w:link w:val="Heading2"/>
    <w:uiPriority w:val="9"/>
    <w:rsid w:val="00FC693F"/>
    <w:rPr>
      <w:rFonts w:ascii="黑体" w:hAnsi="黑体" w:eastAsia="黑体" w:cs="黑体"/>
      <w:b/>
      <w:bCs/>
      <w:i w:val="0"/>
      <w:color w:val="000000"/>
      <w:sz w:val="30"/>
      <w:szCs w:val="26"/>
    </w:rPr>
  </w:style>
  <w:style w:type="character" w:customStyle="1" w:styleId="Heading3Char">
    <w:name w:val="Heading 3 Char"/>
    <w:basedOn w:val="DefaultParagraphFont"/>
    <w:link w:val="Heading3"/>
    <w:uiPriority w:val="9"/>
    <w:rsid w:val="00FC693F"/>
    <w:rPr>
      <w:rFonts w:ascii="黑体" w:hAnsi="黑体" w:eastAsia="黑体" w:cs="黑体"/>
      <w:b/>
      <w:bCs/>
      <w:i w:val="0"/>
      <w:color w:val="000000"/>
      <w:sz w:val="28"/>
    </w:rPr>
  </w:style>
  <w:style w:type="paragraph" w:styleId="Title">
    <w:name w:val="Title"/>
    <w:basedOn w:val="Normal"/>
    <w:next w:val="Normal"/>
    <w:link w:val="TitleChar"/>
    <w:uiPriority w:val="10"/>
    <w:qFormat/>
    <w:rsid w:val="00FC693F"/>
    <w:pPr>
      <w:spacing w:after="440" w:line="240" w:lineRule="auto" w:before="0"/>
      <w:contextualSpacing/>
      <w:jc w:val="center"/>
    </w:pPr>
    <w:rPr>
      <w:rFonts w:ascii="黑体" w:hAnsi="黑体" w:eastAsia="黑体" w:cs="黑体"/>
      <w:b/>
      <w:i w:val="0"/>
      <w:color w:val="000000"/>
      <w:spacing w:val="5"/>
      <w:kern w:val="28"/>
      <w:sz w:val="44"/>
      <w:szCs w:val="52"/>
    </w:rPr>
  </w:style>
  <w:style w:type="character" w:customStyle="1" w:styleId="TitleChar">
    <w:name w:val="Title Char"/>
    <w:basedOn w:val="DefaultParagraphFont"/>
    <w:link w:val="Title"/>
    <w:uiPriority w:val="10"/>
    <w:rsid w:val="00FC693F"/>
    <w:rPr>
      <w:rFonts w:ascii="黑体" w:hAnsi="黑体" w:eastAsia="黑体" w:cs="黑体"/>
      <w:b/>
      <w:i w:val="0"/>
      <w:color w:val="000000"/>
      <w:spacing w:val="5"/>
      <w:kern w:val="28"/>
      <w:sz w:val="44"/>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黑体" w:hAnsi="黑体" w:eastAsia="黑体" w:cs="黑体"/>
      <w:b/>
      <w:bCs/>
      <w:i w:val="0"/>
      <w:iCs/>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Normal"/>
    <w:next w:val="Normal"/>
    <w:uiPriority w:val="39"/>
    <w:semiHidden/>
    <w:unhideWhenUsed/>
    <w:qFormat/>
    <w:rsid w:val="00FC693F"/>
    <w:pPr>
      <w:spacing w:before="0" w:after="360"/>
      <w:jc w:val="center"/>
      <w:outlineLvl w:val="9"/>
    </w:pPr>
    <w:rPr>
      <w:rFonts w:ascii="黑体" w:hAnsi="黑体" w:eastAsia="黑体" w:cs="黑体"/>
      <w:b/>
      <w:color w:val="000000"/>
      <w:sz w:val="3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nderBody">
    <w:name w:val="Tender Body"/>
    <w:basedOn w:val="Normal"/>
    <w:qFormat/>
    <w:pPr>
      <w:spacing w:line="360" w:lineRule="auto" w:before="0" w:after="0"/>
      <w:ind w:firstLineChars="200" w:firstLine="480"/>
      <w:jc w:val="both"/>
    </w:pPr>
  </w:style>
  <w:style w:type="paragraph" w:customStyle="1" w:styleId="TenderCover">
    <w:name w:val="Tender Cover"/>
    <w:basedOn w:val="Normal"/>
    <w:qFormat/>
    <w:pPr>
      <w:spacing w:line="360" w:lineRule="auto" w:before="0" w:after="360"/>
      <w:jc w:val="center"/>
    </w:pPr>
    <w:rPr>
      <w:rFonts w:ascii="黑体" w:hAnsi="黑体" w:eastAsia="黑体" w:cs="黑体"/>
      <w:b/>
      <w:sz w:val="44"/>
    </w:rPr>
  </w:style>
  <w:style w:type="paragraph" w:customStyle="1" w:styleId="TenderCoverSub">
    <w:name w:val="Tender Cover Sub"/>
    <w:basedOn w:val="TenderCover"/>
    <w:qFormat/>
    <w:pPr>
      <w:spacing w:after="120"/>
      <w:jc w:val="center"/>
    </w:pPr>
    <w:rPr>
      <w:b/>
      <w:sz w:val="30"/>
    </w:rPr>
  </w:style>
  <w:style w:type="paragraph" w:customStyle="1" w:styleId="TenderCaption">
    <w:name w:val="Tender Caption"/>
    <w:basedOn w:val="Normal"/>
    <w:qFormat/>
    <w:pPr>
      <w:spacing w:line="360" w:lineRule="auto" w:before="60" w:after="120"/>
      <w:jc w:val="center"/>
    </w:pPr>
    <w:rPr>
      <w:rFonts w:ascii="Times New Roman" w:hAnsi="Times New Roman" w:eastAsia="宋体" w:cs="Times New Roman"/>
      <w:sz w:val="18"/>
    </w:rPr>
  </w:style>
  <w:style w:type="paragraph" w:customStyle="1" w:styleId="TOC1">
    <w:name w:val="toc 1"/>
    <w:basedOn w:val="Normal"/>
    <w:qFormat/>
    <w:pPr>
      <w:tabs>
        <w:tab w:pos="8300" w:val="right" w:leader="dot"/>
      </w:tabs>
      <w:spacing w:line="360" w:lineRule="auto" w:before="0" w:after="0"/>
      <w:ind w:left="0"/>
    </w:pPr>
    <w:rPr>
      <w:rFonts w:ascii="Times New Roman" w:hAnsi="Times New Roman" w:eastAsia="宋体" w:cs="Times New Roman"/>
      <w:color w:val="000000"/>
      <w:sz w:val="24"/>
    </w:rPr>
  </w:style>
  <w:style w:type="paragraph" w:customStyle="1" w:styleId="TOC2">
    <w:name w:val="toc 2"/>
    <w:basedOn w:val="Normal"/>
    <w:qFormat/>
    <w:pPr>
      <w:tabs>
        <w:tab w:pos="8300" w:val="right" w:leader="dot"/>
      </w:tabs>
      <w:spacing w:line="360" w:lineRule="auto" w:before="0" w:after="0"/>
      <w:ind w:left="480"/>
    </w:pPr>
    <w:rPr>
      <w:rFonts w:ascii="Times New Roman" w:hAnsi="Times New Roman" w:eastAsia="宋体" w:cs="Times New Roman"/>
      <w:color w:val="000000"/>
      <w:sz w:val="24"/>
    </w:rPr>
  </w:style>
  <w:style w:type="paragraph" w:customStyle="1" w:styleId="TOC3">
    <w:name w:val="toc 3"/>
    <w:basedOn w:val="Normal"/>
    <w:qFormat/>
    <w:pPr>
      <w:tabs>
        <w:tab w:pos="8300" w:val="right" w:leader="dot"/>
      </w:tabs>
      <w:spacing w:line="360" w:lineRule="auto" w:before="0" w:after="0"/>
      <w:ind w:left="960"/>
    </w:pPr>
    <w:rPr>
      <w:rFonts w:ascii="Times New Roman" w:hAnsi="Times New Roman" w:eastAsia="宋体" w:cs="Times New Roman"/>
      <w:color w:val="000000"/>
      <w:sz w:val="24"/>
    </w:rPr>
  </w:style>
  <w:style w:type="paragraph" w:customStyle="1" w:styleId="TenderHeader">
    <w:name w:val="Tender Header"/>
    <w:basedOn w:val="Normal"/>
    <w:pPr>
      <w:spacing w:line="240" w:lineRule="auto"/>
      <w:jc w:val="center"/>
    </w:pPr>
    <w:rPr>
      <w:rFonts w:ascii="Times New Roman" w:hAnsi="Times New Roman" w:eastAsia="宋体" w:cs="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