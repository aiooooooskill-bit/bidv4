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数据问题处置时效承诺函（格式6-3）</w:t>
      </w:r>
    </w:p>
    <w:p w14:paraId="7A701C61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rFonts w:hint="eastAsia" w:ascii="仿宋" w:hAnsi="仿宋" w:eastAsia="仿宋" w:cs="仿宋"/>
          <w:highlight w:val="none"/>
        </w:rPr>
      </w:pP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特此声明！</w:t>
      </w:r>
    </w:p>
    <w:p w14:paraId="55533900">
      <w:pPr>
        <w:rPr>
          <w:rFonts w:hint="eastAsia" w:ascii="仿宋" w:hAnsi="仿宋" w:eastAsia="仿宋" w:cs="仿宋"/>
          <w:highlight w:val="none"/>
        </w:rPr>
      </w:pPr>
    </w:p>
    <w:p w14:paraId="2FCE92FB">
      <w:pPr>
        <w:spacing w:line="360" w:lineRule="auto"/>
        <w:ind w:right="420"/>
        <w:rPr>
          <w:rFonts w:hint="eastAsia" w:ascii="仿宋" w:hAnsi="仿宋" w:eastAsia="仿宋" w:cs="仿宋"/>
          <w:sz w:val="27"/>
          <w:szCs w:val="27"/>
          <w:highlight w:val="none"/>
        </w:rPr>
      </w:pPr>
    </w:p>
    <w:p w14:paraId="162394A9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5180" w:firstLineChars="185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17" w:author="灵燕智能" w:date="2026-10-12T16:30:37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delText>投标供应商</w:delText>
        </w:r>
      </w:del>
      <w:del w:id="17" w:author="灵燕智能" w:date="2026-10-12T16:30:37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名称（公章）：</w:delText>
        </w:r>
      </w:del>
      <w:ins w:id="18" w:author="灵燕智能" w:date="2026-10-12T16:30:37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t xml:space="preserve">投标供应商名称（公章）：杭州研数科技有限公司（验收演示）</w:t>
        </w:r>
      </w:ins>
    </w:p>
    <w:p w14:paraId="60EEEC44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140" w:firstLineChars="5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 xml:space="preserve">                    </w:t>
      </w:r>
      <w:del w:id="15" w:author="灵燕智能" w:date="2026-10-12T16:30:37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 xml:space="preserve">法定代表人（经营者）（签字或盖章）：</w:delText>
        </w:r>
      </w:del>
      <w:ins w:id="16" w:author="灵燕智能" w:date="2026-10-12T16:30:37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t xml:space="preserve">法定代表人（经营者）（签字或盖章）：陈演示（验收演示）</w:t>
        </w:r>
      </w:ins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 xml:space="preserve">        </w:t>
      </w:r>
    </w:p>
    <w:p w14:paraId="43795FAB">
      <w:pPr>
        <w:widowControl/>
        <w:kinsoku/>
        <w:wordWrap/>
        <w:overflowPunct/>
        <w:topLinePunct w:val="0"/>
        <w:bidi w:val="0"/>
        <w:spacing w:line="360" w:lineRule="auto"/>
        <w:ind w:firstLine="5600" w:firstLineChars="200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13" w:author="灵燕智能" w:date="2026-10-12T16:30:37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年    月    日</w:delText>
        </w:r>
      </w:del>
      <w:ins w:id="14" w:author="灵燕智能" w:date="2026-10-12T16:30:37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t xml:space="preserve">2026 年 8 月 19 日</w:t>
        </w:r>
      </w:ins>
    </w:p>
    <w:p w14:paraId="1B27C44A">
      <w:pPr>
        <w:widowControl/>
        <w:kinsoku/>
        <w:wordWrap/>
        <w:overflowPunct/>
        <w:topLinePunct w:val="0"/>
        <w:bidi w:val="0"/>
        <w:spacing w:line="360" w:lineRule="auto"/>
        <w:ind w:firstLine="5600" w:firstLineChars="200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</w:p>
    <w:p>
      <w:pPr>
        <w:pStyle w:val="Heading4"/>
        <w:rPr>
          <w:ins w:id="5" w:author="灵燕智能" w:date="2026-10-12T16:30:37Z"/>
        </w:rPr>
      </w:pPr>
      <w:ins w:id="6" w:author="灵燕智能" w:date="2026-10-12T16:30:37Z">
        <w:r>
          <w:t xml:space="preserve">数据问题处置时效承诺函</w:t>
        </w:r>
      </w:ins>
    </w:p>
    <w:p>
      <w:pPr>
        <w:pStyle w:val="TenderBody"/>
        <w:rPr>
          <w:ins w:id="7" w:author="灵燕智能" w:date="2026-10-12T16:30:37Z"/>
        </w:rPr>
      </w:pPr>
      <w:ins w:id="8" w:author="灵燕智能" w:date="2026-10-12T16:30:37Z">
        <w:r>
          <w:t xml:space="preserve">致：赣州银行股份有限公司</w:t>
        </w:r>
      </w:ins>
    </w:p>
    <w:p>
      <w:pPr>
        <w:pStyle w:val="TenderBody"/>
        <w:rPr>
          <w:ins w:id="9" w:author="灵燕智能" w:date="2026-10-12T16:30:37Z"/>
        </w:rPr>
      </w:pPr>
      <w:ins w:id="10" w:author="灵燕智能" w:date="2026-10-12T16:30:37Z">
        <w:r>
          <w:t xml:space="preserve">我公司愿意针对赣州银行股份有限公司2026年度外部数据供应商入围采购项目（标段三：行业产业链、资讯与研究分析、ESG与绿色金融数据）项目进行投标，并承诺如下：</w:t>
        </w:r>
      </w:ins>
    </w:p>
    <w:p>
      <w:pPr>
        <w:pStyle w:val="TenderBody"/>
        <w:rPr>
          <w:ins w:id="11" w:author="灵燕智能" w:date="2026-10-12T16:30:37Z"/>
        </w:rPr>
      </w:pPr>
      <w:ins w:id="12" w:author="灵燕智能" w:date="2026-10-12T16:30:37Z">
        <w:r>
          <w:t xml:space="preserve">因数据准确性、稳定性、及时性等数据质量问题出现异议，我方承诺在1个工作日内配合招标人进行处理，出具异议处理方案。若有违背，我公司承担由此产生的一切后果。</w:t>
        </w:r>
      </w:ins>
      <w:commentRangeStart w:id="0"/>
      <w:r/>
      <w:commentRangeEnd w:id="0"/>
      <w:r>
        <w:rPr>
          <w:rStyle w:val="CommentReference"/>
        </w:rPr>
        <w:commentReference w:id="0"/>
      </w:r>
    </w:p>
    <w:p w14:paraId="57CB7F7B">
      <w:pPr>
        <w:widowControl/>
        <w:kinsoku/>
        <w:wordWrap/>
        <w:overflowPunct/>
        <w:topLinePunct w:val="0"/>
        <w:bidi w:val="0"/>
        <w:spacing w:line="360" w:lineRule="auto"/>
        <w:ind w:firstLine="5600" w:firstLineChars="200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</w:p>
    <w:p w14:paraId="21CAD8A9">
      <w:pPr>
        <w:pStyle w:val="5"/>
        <w:jc w:val="center"/>
        <w:rPr>
          <w:del w:id="4" w:author="灵燕智能" w:date="2026-10-12T16:30:37Z"/>
          <w:rFonts w:hint="eastAsia" w:ascii="仿宋" w:hAnsi="仿宋" w:eastAsia="仿宋" w:cs="仿宋"/>
          <w:b/>
          <w:bCs w:val="0"/>
          <w:color w:val="auto"/>
          <w:sz w:val="28"/>
          <w:szCs w:val="28"/>
          <w:highlight w:val="none"/>
          <w:lang w:val="en-US" w:eastAsia="zh-CN"/>
        </w:rPr>
      </w:pPr>
      <w:del w:id="4" w:author="灵燕智能" w:date="2026-10-12T16:30:37Z">
        <w:r>
          <w:rPr>
            <w:rFonts w:hint="eastAsia" w:ascii="仿宋" w:hAnsi="仿宋" w:eastAsia="仿宋" w:cs="仿宋"/>
            <w:b/>
            <w:bCs w:val="0"/>
            <w:color w:val="auto"/>
            <w:sz w:val="28"/>
            <w:szCs w:val="28"/>
            <w:highlight w:val="none"/>
            <w:lang w:val="en-US" w:eastAsia="zh-CN"/>
          </w:rPr>
          <w:delText>6-4 投标供应商数据服务响应时效承诺函</w:delText>
        </w:r>
      </w:del>
    </w:p>
    <w:p w14:paraId="3AB43DB6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/>
        <w:jc w:val="left"/>
        <w:rPr>
          <w:del w:id="3" w:author="灵燕智能" w:date="2026-10-12T16:30:37Z"/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3" w:author="灵燕智能" w:date="2026-10-12T16:30:37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致：赣州银行股份有限公司</w:delText>
        </w:r>
      </w:del>
    </w:p>
    <w:p w14:paraId="35E440AF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del w:id="2" w:author="灵燕智能" w:date="2026-10-12T16:30:37Z"/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2" w:author="灵燕智能" w:date="2026-10-12T16:30:37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我公司愿意针对（</w:delText>
        </w:r>
      </w:del>
      <w:del w:id="2" w:author="灵燕智能" w:date="2026-10-12T16:30:37Z">
        <w:r>
          <w:rPr>
            <w:rFonts w:hint="eastAsia" w:ascii="仿宋" w:hAnsi="仿宋" w:eastAsia="仿宋" w:cs="仿宋"/>
            <w:smallCaps w:val="0"/>
            <w:strike w:val="0"/>
            <w:dstrike w:val="0"/>
            <w:kern w:val="0"/>
            <w:sz w:val="28"/>
            <w:szCs w:val="28"/>
            <w:highlight w:val="none"/>
          </w:rPr>
          <w:delText>单位名称+</w:delText>
        </w:r>
      </w:del>
      <w:del w:id="2" w:author="灵燕智能" w:date="2026-10-12T16:30:37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项目名称）项目进行投标</w:delText>
        </w:r>
      </w:del>
      <w:del w:id="2" w:author="灵燕智能" w:date="2026-10-12T16:30:37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delText>，并承诺如下：</w:delText>
        </w:r>
      </w:del>
    </w:p>
    <w:p w14:paraId="669DB5F7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del w:id="1" w:author="灵燕智能" w:date="2026-10-12T16:30:37Z"/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1" w:author="灵燕智能" w:date="2026-10-12T16:30:37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val="en-US" w:eastAsia="zh-CN"/>
          </w:rPr>
          <w:delText>我方承诺接到行方数据服务需求后，3个工作日内响应</w:delText>
        </w:r>
      </w:del>
      <w:del w:id="1" w:author="灵燕智能" w:date="2026-10-12T16:30:37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delText>。</w:delText>
        </w:r>
      </w:del>
      <w:del w:id="1" w:author="灵燕智能" w:date="2026-10-12T16:30:37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若有违背，我公司承担由此产生的一切后果。</w:delText>
        </w:r>
      </w:del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灵燕智能" w:initials="AI" w:date="2026-10-12T16:30:47Z">
    <w:p>
      <w:pPr>
        <w:pStyle w:val="CommentText"/>
      </w:pPr>
      <w:r>
        <w:rPr>
          <w:rStyle w:val="CommentReference"/>
        </w:rPr>
        <w:annotationRef/>
      </w:r>
      <w:r>
        <w:t>本函正文保留招标模板自带值「1 个工作日内配合招标人处理并出具异议处理方案」（最低档，取承诺清单）。正式投标前可评估是否承诺更优档位（如 24 小时内响应+2 个工作日内方案）以提升技术分。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  <w:style w:type="paragraph" w:styleId="26">
    <w:name w:val="Plain Text"/>
    <w:basedOn w:val="1"/>
    <w:next w:val="5"/>
    <w:link w:val="68"/>
    <w:qFormat/>
    <w:uiPriority w:val="0"/>
    <w:rPr>
      <w:rFonts w:ascii="宋体" w:hAnsi="Courier New" w:cs="Times New Roman"/>
    </w:rPr>
  </w:style>
  <w:style w:type="paragraph" w:styleId="5">
    <w:name w:val="heading 4 2"/>
    <w:basedOn w:val="1"/>
    <w:next w:val="1"/>
    <w:link w:val="55"/>
    <w:qFormat/>
    <w:uiPriority w:val="0"/>
    <w:pPr>
      <w:keepNext/>
      <w:keepLines/>
      <w:tabs>
        <w:tab w:val="left" w:pos="0"/>
      </w:tabs>
      <w:spacing w:before="280" w:after="290" w:line="376" w:lineRule="auto"/>
      <w:outlineLvl w:val="3"/>
    </w:pPr>
    <w:rPr>
      <w:rFonts w:ascii="Arial" w:hAnsi="Arial" w:eastAsia="黑体" w:cs="Times New Roman"/>
      <w:bCs/>
      <w:sz w:val="24"/>
      <w:szCs w:val="28"/>
    </w:rPr>
  </w:style>
  <w:style w:type="character" w:customStyle="1" w:styleId="68">
    <w:name w:val="纯文本 字符"/>
    <w:basedOn w:val="44"/>
    <w:link w:val="26"/>
    <w:uiPriority w:val="0"/>
    <w:rPr>
      <w:rFonts w:hint="eastAsia" w:ascii="宋体" w:hAnsi="Courier New" w:eastAsia="宋体" w:cs="Courier New"/>
      <w:kern w:val="2"/>
      <w:sz w:val="21"/>
      <w:szCs w:val="24"/>
    </w:rPr>
  </w:style>
  <w:style w:type="character" w:styleId="44">
    <w:name w:val="Default Paragraph Font 2"/>
    <w:semiHidden/>
    <w:uiPriority w:val="0"/>
  </w:style>
  <w:style w:type="character" w:customStyle="1" w:styleId="55">
    <w:name w:val="标题 4 Char"/>
    <w:link w:val="5"/>
    <w:uiPriority w:val="0"/>
    <w:rPr>
      <w:rFonts w:ascii="Arial" w:hAnsi="Arial" w:eastAsia="黑体"/>
      <w:bCs/>
      <w:kern w:val="2"/>
      <w:sz w:val="24"/>
      <w:szCs w:val="28"/>
    </w:rPr>
  </w:style>
  <w:style w:type="paragraph" w:styleId="1">
    <w:name w:val="Normal 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