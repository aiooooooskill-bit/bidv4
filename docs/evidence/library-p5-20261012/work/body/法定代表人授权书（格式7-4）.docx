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法定代表人授权书（格式7-4）</w:t>
      </w:r>
    </w:p>
    <w:p w14:paraId="3B93D485">
      <w:pPr>
        <w:pStyle w:val="5"/>
        <w:spacing w:before="0" w:after="0" w:line="560" w:lineRule="exact"/>
        <w:jc w:val="center"/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highlight w:val="none"/>
        </w:rPr>
        <w:br w:type="page"/>
      </w:r>
      <w:r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  <w:t>7-4法定代表人授权书（格式）</w:t>
      </w:r>
    </w:p>
    <w:p w14:paraId="3862A2FF">
      <w:pPr>
        <w:spacing w:line="360" w:lineRule="auto"/>
        <w:jc w:val="left"/>
        <w:rPr>
          <w:rFonts w:hint="eastAsia" w:ascii="仿宋" w:hAnsi="仿宋" w:eastAsia="仿宋" w:cs="仿宋"/>
          <w:color w:val="auto"/>
          <w:highlight w:val="none"/>
        </w:rPr>
      </w:pPr>
    </w:p>
    <w:p w14:paraId="1EA230BD">
      <w:pPr>
        <w:spacing w:line="360" w:lineRule="auto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>致: 江西省永晋招标咨询有限公司</w:t>
      </w:r>
    </w:p>
    <w:p w14:paraId="3E81FFC2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</w:t>
      </w:r>
      <w:del w:id="17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 xml:space="preserve">（投标供应商全称）</w:delText>
        </w:r>
      </w:del>
      <w:ins w:id="18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（杭州研数科技有限公司（验收演示））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法定代表人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</w:t>
      </w:r>
      <w:del w:id="19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授权</w:delText>
        </w:r>
      </w:del>
      <w:del w:id="19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u w:val="single"/>
          </w:rPr>
          <w:delText xml:space="preserve">         </w:delText>
        </w:r>
      </w:del>
      <w:ins w:id="20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授权：陈演示（总经理）</w:t>
        </w:r>
      </w:ins>
      <w:del w:id="21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 xml:space="preserve">（全权代表姓名）</w:delText>
        </w:r>
      </w:del>
      <w:ins w:id="22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（王验收）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为全权代表,参加贵处组织的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     </w:t>
      </w:r>
      <w:del w:id="23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 xml:space="preserve">（招标编号）</w:delText>
        </w:r>
      </w:del>
      <w:ins w:id="24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（JXYJ2026-GZYH-G005-1）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项目招标活动，全权代表我方处理招标活动中的一切事宜。</w:t>
      </w:r>
    </w:p>
    <w:p w14:paraId="7E1EF412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0436EE7F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              </w:t>
      </w:r>
      <w:del w:id="15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 xml:space="preserve">法定代表人</w:delText>
        </w:r>
      </w:del>
      <w:del w:id="15" w:author="灵燕智能" w:date="2026-10-12T17:36:00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（经营者或自然人）</w:delText>
        </w:r>
      </w:del>
      <w:del w:id="15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（签字或盖章）：</w:delText>
        </w:r>
      </w:del>
      <w:ins w:id="16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法定代表人（经营者或自然人）（签字或盖章）：陈演示</w:t>
        </w:r>
      </w:ins>
    </w:p>
    <w:p w14:paraId="14336C85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                  </w:t>
      </w:r>
      <w:del w:id="13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 xml:space="preserve">投标供应商名称（公章或自然人印鉴章）</w:delText>
        </w:r>
      </w:del>
      <w:ins w:id="14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投标供应商名称（公章或自然人印鉴章）：杭州研数科技有限公司（验收演示）</w:t>
        </w:r>
      </w:ins>
    </w:p>
    <w:p w14:paraId="4C2E6BFA">
      <w:pPr>
        <w:spacing w:line="360" w:lineRule="auto"/>
        <w:ind w:firstLine="560" w:firstLineChars="200"/>
        <w:jc w:val="righ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                                  </w:t>
      </w:r>
      <w:del w:id="11" w:author="灵燕智能" w:date="2026-10-12T17:36:00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年  月  日</w:delText>
        </w:r>
      </w:del>
      <w:ins w:id="12" w:author="灵燕智能" w:date="2026-10-12T17:36:00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t xml:space="preserve">2026年8月19日</w:t>
        </w:r>
      </w:ins>
    </w:p>
    <w:p w14:paraId="56A5E781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>附：</w:t>
      </w:r>
    </w:p>
    <w:p w14:paraId="69D5EF75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</w:pPr>
      <w:del w:id="9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全权代表姓名：</w:delText>
        </w:r>
      </w:del>
      <w:ins w:id="10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全权代表姓名：王验收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  </w:t>
      </w:r>
    </w:p>
    <w:p w14:paraId="019BAFD9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7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职        务：</w:delText>
        </w:r>
      </w:del>
      <w:ins w:id="8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职        务：投标负责人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  </w:t>
      </w:r>
    </w:p>
    <w:p w14:paraId="1ECB461E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5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电        话：</w:delText>
        </w:r>
      </w:del>
      <w:ins w:id="6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电        话：0571-00000001（验收演示）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  </w:t>
      </w:r>
    </w:p>
    <w:p w14:paraId="702849D9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3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详细通讯地址：</w:delText>
        </w:r>
      </w:del>
      <w:ins w:id="4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详细通讯地址：杭州市滨江区演示路100号（验收演示）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  </w:t>
      </w:r>
    </w:p>
    <w:p w14:paraId="4E1742A1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1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邮 政 编 码 ：</w:delText>
        </w:r>
      </w:del>
      <w:ins w:id="2" w:author="灵燕智能" w:date="2026-10-12T17:36:00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邮 政 编 码 ：310000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  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27E78B0A">
        <w:trPr>
          <w:trHeight w:val="2950" w:hRule="atLeast"/>
        </w:trPr>
        <w:tc>
          <w:tcPr>
            <w:tcW w:w="8946" w:type="dxa"/>
            <w:noWrap w:val="0"/>
            <w:vAlign w:val="top"/>
          </w:tcPr>
          <w:p w14:paraId="4CBC1E50">
            <w:pPr>
              <w:widowControl/>
              <w:spacing w:line="360" w:lineRule="auto"/>
              <w:ind w:firstLine="560" w:firstLineChars="200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highlight w:val="none"/>
              </w:rPr>
              <w:t>粘贴法定代表人及被授权人身份证明</w:t>
            </w:r>
            <w:r>
              <w:rPr>
                <w:rFonts w:hint="eastAsia" w:ascii="仿宋" w:hAnsi="仿宋" w:eastAsia="仿宋" w:cs="仿宋"/>
                <w:b/>
                <w:color w:val="auto"/>
                <w:kern w:val="0"/>
                <w:sz w:val="28"/>
                <w:szCs w:val="28"/>
                <w:highlight w:val="none"/>
              </w:rPr>
              <w:t>（复印件正、反两面）</w:t>
            </w:r>
          </w:p>
        </w:tc>
      </w:tr>
    </w:tbl>
    <w:p w14:paraId="61AA63F2">
      <w:pPr>
        <w:spacing w:line="360" w:lineRule="auto"/>
        <w:jc w:val="left"/>
        <w:rPr>
          <w:rFonts w:hint="eastAsia" w:ascii="仿宋" w:hAnsi="仿宋" w:eastAsia="仿宋" w:cs="仿宋"/>
          <w:b/>
          <w:bCs w:val="0"/>
          <w:color w:val="auto"/>
          <w:sz w:val="24"/>
          <w:szCs w:val="24"/>
          <w:highlight w:val="none"/>
          <w:lang w:val="en-US" w:eastAsia="zh-CN"/>
        </w:rPr>
      </w:pPr>
      <w:commentRangeStart w:id="0"/>
      <w:r>
        <w:rPr>
          <w:rFonts w:hint="eastAsia" w:ascii="仿宋" w:hAnsi="仿宋" w:eastAsia="仿宋" w:cs="仿宋"/>
          <w:b/>
          <w:bCs w:val="0"/>
          <w:color w:val="auto"/>
          <w:sz w:val="24"/>
          <w:szCs w:val="24"/>
          <w:highlight w:val="none"/>
          <w:lang w:val="en-US" w:eastAsia="zh-CN"/>
        </w:rPr>
        <w:t>备注：若法定代表人亲自参与响应则不需此件，仅需提供法定代表人身份证明书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7:36:10Z">
    <w:p>
      <w:pPr>
        <w:pStyle w:val="CommentText"/>
      </w:pPr>
      <w:r>
        <w:rPr>
          <w:rStyle w:val="CommentReference"/>
        </w:rPr>
        <w:annotationRef/>
      </w:r>
      <w:r>
        <w:t>法定代表人（陈演示）及被授权人（王验收）身份证明复印件（正、反两面）请贴入 T1 表内贴入位，加盖公章；本演示环境无真实证件扫描件，正式投标前需线下补齐。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