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项目整体技术实施方案</w:t>
      </w:r>
    </w:p>
    <w:p>
      <w:pPr>
        <w:pStyle w:val="TenderBody"/>
      </w:pPr>
      <w:r>
        <w:t>实施阶段划分与时间计划</w:t>
      </w:r>
    </w:p>
    <w:p>
      <w:pPr>
        <w:pStyle w:val="TenderBody"/>
      </w:pPr>
      <w:r>
        <w:t>本标段服务期限1年，按周滚动实施，我方将实施过程划分为以下阶段：</w:t>
      </w:r>
    </w:p>
    <w:p>
      <w:pPr>
        <w:pStyle w:val="TenderCaption"/>
        <w:jc w:val="center"/>
      </w:pPr>
      <w:r>
        <w:t>实施阶段划分</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26"/>
        <w:gridCol w:w="539"/>
        <w:gridCol w:w="539"/>
        <w:gridCol w:w="539"/>
        <w:gridCol w:w="539"/>
        <w:gridCol w:w="539"/>
        <w:gridCol w:w="539"/>
        <w:gridCol w:w="539"/>
        <w:gridCol w:w="539"/>
        <w:gridCol w:w="539"/>
        <w:gridCol w:w="539"/>
        <w:gridCol w:w="539"/>
        <w:gridCol w:w="539"/>
      </w:tblGrid>
      <w:tr>
        <w:tc>
          <w:tcPr>
            <w:tcW w:type="dxa" w:w="1826"/>
            <w:shd w:val="clear" w:color="auto" w:fill="D9D9D9"/>
          </w:tcPr>
          <w:p>
            <w:pPr>
              <w:jc w:val="center"/>
            </w:pPr>
            <w:r>
              <w:rPr>
                <w:b/>
              </w:rPr>
              <w:t>任务</w:t>
            </w:r>
          </w:p>
        </w:tc>
        <w:tc>
          <w:tcPr>
            <w:tcW w:type="dxa" w:w="539"/>
            <w:shd w:val="clear" w:color="auto" w:fill="D9D9D9"/>
          </w:tcPr>
          <w:p>
            <w:pPr>
              <w:jc w:val="center"/>
            </w:pPr>
            <w:r>
              <w:rPr>
                <w:b/>
              </w:rPr>
              <w:t>W1</w:t>
            </w:r>
          </w:p>
        </w:tc>
        <w:tc>
          <w:tcPr>
            <w:tcW w:type="dxa" w:w="539"/>
            <w:shd w:val="clear" w:color="auto" w:fill="D9D9D9"/>
          </w:tcPr>
          <w:p>
            <w:pPr>
              <w:jc w:val="center"/>
            </w:pPr>
            <w:r>
              <w:rPr>
                <w:b/>
              </w:rPr>
              <w:t>W2</w:t>
            </w:r>
          </w:p>
        </w:tc>
        <w:tc>
          <w:tcPr>
            <w:tcW w:type="dxa" w:w="539"/>
            <w:shd w:val="clear" w:color="auto" w:fill="D9D9D9"/>
          </w:tcPr>
          <w:p>
            <w:pPr>
              <w:jc w:val="center"/>
            </w:pPr>
            <w:r>
              <w:rPr>
                <w:b/>
              </w:rPr>
              <w:t>W3</w:t>
            </w:r>
          </w:p>
        </w:tc>
        <w:tc>
          <w:tcPr>
            <w:tcW w:type="dxa" w:w="539"/>
            <w:shd w:val="clear" w:color="auto" w:fill="D9D9D9"/>
          </w:tcPr>
          <w:p>
            <w:pPr>
              <w:jc w:val="center"/>
            </w:pPr>
            <w:r>
              <w:rPr>
                <w:b/>
              </w:rPr>
              <w:t>W4</w:t>
            </w:r>
          </w:p>
        </w:tc>
        <w:tc>
          <w:tcPr>
            <w:tcW w:type="dxa" w:w="539"/>
            <w:shd w:val="clear" w:color="auto" w:fill="D9D9D9"/>
          </w:tcPr>
          <w:p>
            <w:pPr>
              <w:jc w:val="center"/>
            </w:pPr>
            <w:r>
              <w:rPr>
                <w:b/>
              </w:rPr>
              <w:t>W5</w:t>
            </w:r>
          </w:p>
        </w:tc>
        <w:tc>
          <w:tcPr>
            <w:tcW w:type="dxa" w:w="539"/>
            <w:shd w:val="clear" w:color="auto" w:fill="D9D9D9"/>
          </w:tcPr>
          <w:p>
            <w:pPr>
              <w:jc w:val="center"/>
            </w:pPr>
            <w:r>
              <w:rPr>
                <w:b/>
              </w:rPr>
              <w:t>W6</w:t>
            </w:r>
          </w:p>
        </w:tc>
        <w:tc>
          <w:tcPr>
            <w:tcW w:type="dxa" w:w="539"/>
            <w:shd w:val="clear" w:color="auto" w:fill="D9D9D9"/>
          </w:tcPr>
          <w:p>
            <w:pPr>
              <w:jc w:val="center"/>
            </w:pPr>
            <w:r>
              <w:rPr>
                <w:b/>
              </w:rPr>
              <w:t>W7</w:t>
            </w:r>
          </w:p>
        </w:tc>
        <w:tc>
          <w:tcPr>
            <w:tcW w:type="dxa" w:w="539"/>
            <w:shd w:val="clear" w:color="auto" w:fill="D9D9D9"/>
          </w:tcPr>
          <w:p>
            <w:pPr>
              <w:jc w:val="center"/>
            </w:pPr>
            <w:r>
              <w:rPr>
                <w:b/>
              </w:rPr>
              <w:t>W8</w:t>
            </w:r>
          </w:p>
        </w:tc>
        <w:tc>
          <w:tcPr>
            <w:tcW w:type="dxa" w:w="539"/>
            <w:shd w:val="clear" w:color="auto" w:fill="D9D9D9"/>
          </w:tcPr>
          <w:p>
            <w:pPr>
              <w:jc w:val="center"/>
            </w:pPr>
            <w:r>
              <w:rPr>
                <w:b/>
              </w:rPr>
              <w:t>W9</w:t>
            </w:r>
          </w:p>
        </w:tc>
        <w:tc>
          <w:tcPr>
            <w:tcW w:type="dxa" w:w="539"/>
            <w:shd w:val="clear" w:color="auto" w:fill="D9D9D9"/>
          </w:tcPr>
          <w:p>
            <w:pPr>
              <w:jc w:val="center"/>
            </w:pPr>
            <w:r>
              <w:rPr>
                <w:b/>
              </w:rPr>
              <w:t>W10</w:t>
            </w:r>
          </w:p>
        </w:tc>
        <w:tc>
          <w:tcPr>
            <w:tcW w:type="dxa" w:w="539"/>
            <w:shd w:val="clear" w:color="auto" w:fill="D9D9D9"/>
          </w:tcPr>
          <w:p>
            <w:pPr>
              <w:jc w:val="center"/>
            </w:pPr>
            <w:r>
              <w:rPr>
                <w:b/>
              </w:rPr>
              <w:t>W11</w:t>
            </w:r>
          </w:p>
        </w:tc>
        <w:tc>
          <w:tcPr>
            <w:tcW w:type="dxa" w:w="539"/>
            <w:shd w:val="clear" w:color="auto" w:fill="D9D9D9"/>
          </w:tcPr>
          <w:p>
            <w:pPr>
              <w:jc w:val="center"/>
            </w:pPr>
            <w:r>
              <w:rPr>
                <w:b/>
              </w:rPr>
              <w:t>W12</w:t>
            </w:r>
          </w:p>
        </w:tc>
      </w:tr>
      <w:tr>
        <w:tc>
          <w:tcPr>
            <w:tcW w:type="dxa" w:w="1826"/>
          </w:tcPr>
          <w:p>
            <w:r>
              <w:t>需求确认与接口设计</w:t>
            </w:r>
          </w:p>
        </w:tc>
        <w:tc>
          <w:tcPr>
            <w:tcW w:type="dxa" w:w="539"/>
            <w:shd w:val="clear" w:color="auto" w:fill="D9D9D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数据采购与源配置</w:t>
            </w:r>
          </w:p>
        </w:tc>
        <w:tc>
          <w:tcPr>
            <w:tcW w:type="dxa" w:w="539"/>
            <w:shd w:val="clear" w:color="auto" w:fill="D9D9D9"/>
          </w:tcPr>
          <w:p/>
        </w:tc>
        <w:tc>
          <w:tcPr>
            <w:tcW w:type="dxa" w:w="539"/>
            <w:shd w:val="clear" w:color="auto" w:fill="D9D9D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质量测试与联调</w:t>
            </w:r>
          </w:p>
        </w:tc>
        <w:tc>
          <w:tcPr>
            <w:tcW w:type="dxa" w:w="539"/>
          </w:tcPr>
          <w:p/>
        </w:tc>
        <w:tc>
          <w:tcPr>
            <w:tcW w:type="dxa" w:w="539"/>
            <w:shd w:val="clear" w:color="auto" w:fill="D9D9D9"/>
          </w:tcPr>
          <w:p/>
        </w:tc>
        <w:tc>
          <w:tcPr>
            <w:tcW w:type="dxa" w:w="539"/>
            <w:shd w:val="clear" w:color="auto" w:fill="D9D9D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合规审查与部署上线</w:t>
            </w:r>
          </w:p>
        </w:tc>
        <w:tc>
          <w:tcPr>
            <w:tcW w:type="dxa" w:w="539"/>
          </w:tcPr>
          <w:p/>
        </w:tc>
        <w:tc>
          <w:tcPr>
            <w:tcW w:type="dxa" w:w="539"/>
          </w:tcPr>
          <w:p/>
        </w:tc>
        <w:tc>
          <w:tcPr>
            <w:tcW w:type="dxa" w:w="539"/>
            <w:shd w:val="clear" w:color="auto" w:fill="D9D9D9"/>
          </w:tcPr>
          <w:p/>
        </w:tc>
        <w:tc>
          <w:tcPr>
            <w:tcW w:type="dxa" w:w="539"/>
            <w:shd w:val="clear" w:color="auto" w:fill="D9D9D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试运行与培训</w:t>
            </w:r>
          </w:p>
        </w:tc>
        <w:tc>
          <w:tcPr>
            <w:tcW w:type="dxa" w:w="539"/>
          </w:tcPr>
          <w:p/>
        </w:tc>
        <w:tc>
          <w:tcPr>
            <w:tcW w:type="dxa" w:w="539"/>
          </w:tcPr>
          <w:p/>
        </w:tc>
        <w:tc>
          <w:tcPr>
            <w:tcW w:type="dxa" w:w="539"/>
          </w:tcPr>
          <w:p/>
        </w:tc>
        <w:tc>
          <w:tcPr>
            <w:tcW w:type="dxa" w:w="539"/>
            <w:shd w:val="clear" w:color="auto" w:fill="D9D9D9"/>
          </w:tcPr>
          <w:p/>
        </w:tc>
        <w:tc>
          <w:tcPr>
            <w:tcW w:type="dxa" w:w="539"/>
            <w:shd w:val="clear" w:color="auto" w:fill="D9D9D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验收</w:t>
            </w:r>
          </w:p>
        </w:tc>
        <w:tc>
          <w:tcPr>
            <w:tcW w:type="dxa" w:w="539"/>
          </w:tcPr>
          <w:p/>
        </w:tc>
        <w:tc>
          <w:tcPr>
            <w:tcW w:type="dxa" w:w="539"/>
          </w:tcPr>
          <w:p/>
        </w:tc>
        <w:tc>
          <w:tcPr>
            <w:tcW w:type="dxa" w:w="539"/>
          </w:tcPr>
          <w:p/>
        </w:tc>
        <w:tc>
          <w:tcPr>
            <w:tcW w:type="dxa" w:w="539"/>
          </w:tcPr>
          <w:p/>
        </w:tc>
        <w:tc>
          <w:tcPr>
            <w:tcW w:type="dxa" w:w="539"/>
            <w:shd w:val="clear" w:color="auto" w:fill="D9D9D9"/>
          </w:tcPr>
          <w:p/>
        </w:tc>
        <w:tc>
          <w:tcPr>
            <w:tcW w:type="dxa" w:w="539"/>
            <w:shd w:val="clear" w:color="auto" w:fill="D9D9D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服务运维与迭代</w:t>
            </w:r>
          </w:p>
        </w:tc>
        <w:tc>
          <w:tcPr>
            <w:tcW w:type="dxa" w:w="539"/>
          </w:tcPr>
          <w:p/>
        </w:tc>
        <w:tc>
          <w:tcPr>
            <w:tcW w:type="dxa" w:w="539"/>
          </w:tcPr>
          <w:p/>
        </w:tc>
        <w:tc>
          <w:tcPr>
            <w:tcW w:type="dxa" w:w="539"/>
          </w:tcPr>
          <w:p/>
        </w:tc>
        <w:tc>
          <w:tcPr>
            <w:tcW w:type="dxa" w:w="539"/>
          </w:tcPr>
          <w:p/>
        </w:tc>
        <w:tc>
          <w:tcPr>
            <w:tcW w:type="dxa" w:w="539"/>
          </w:tcPr>
          <w:p/>
        </w:tc>
        <w:tc>
          <w:tcPr>
            <w:tcW w:type="dxa" w:w="539"/>
            <w:shd w:val="clear" w:color="auto" w:fill="D9D9D9"/>
          </w:tcPr>
          <w:p/>
        </w:tc>
        <w:tc>
          <w:tcPr>
            <w:tcW w:type="dxa" w:w="539"/>
            <w:shd w:val="clear" w:color="auto" w:fill="D9D9D9"/>
          </w:tcPr>
          <w:p/>
        </w:tc>
        <w:tc>
          <w:tcPr>
            <w:tcW w:type="dxa" w:w="539"/>
            <w:shd w:val="clear" w:color="auto" w:fill="D9D9D9"/>
          </w:tcPr>
          <w:p/>
        </w:tc>
        <w:tc>
          <w:tcPr>
            <w:tcW w:type="dxa" w:w="539"/>
            <w:shd w:val="clear" w:color="auto" w:fill="D9D9D9"/>
          </w:tcPr>
          <w:p/>
        </w:tc>
        <w:tc>
          <w:tcPr>
            <w:tcW w:type="dxa" w:w="539"/>
            <w:shd w:val="clear" w:color="auto" w:fill="D9D9D9"/>
          </w:tcPr>
          <w:p/>
        </w:tc>
        <w:tc>
          <w:tcPr>
            <w:tcW w:type="dxa" w:w="539"/>
            <w:shd w:val="clear" w:color="auto" w:fill="D9D9D9"/>
          </w:tcPr>
          <w:p/>
        </w:tc>
        <w:tc>
          <w:tcPr>
            <w:tcW w:type="dxa" w:w="539"/>
            <w:shd w:val="clear" w:color="auto" w:fill="D9D9D9"/>
          </w:tcPr>
          <w:p/>
        </w:tc>
      </w:tr>
      <w:tr>
        <w:tc>
          <w:tcPr>
            <w:tcW w:type="dxa" w:w="1826"/>
          </w:tcPr>
          <w:p>
            <w:r>
              <w:t>持续优化与续约评估支持</w:t>
            </w: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shd w:val="clear" w:color="auto" w:fill="D9D9D9"/>
          </w:tcPr>
          <w:p/>
        </w:tc>
        <w:tc>
          <w:tcPr>
            <w:tcW w:type="dxa" w:w="539"/>
            <w:shd w:val="clear" w:color="auto" w:fill="D9D9D9"/>
          </w:tcPr>
          <w:p/>
        </w:tc>
      </w:tr>
      <w:tr>
        <w:tc>
          <w:tcPr>
            <w:tcW w:type="dxa" w:w="1826"/>
          </w:tcPr>
          <w:p>
            <w:r>
              <w:t>需求评审通过</w:t>
            </w:r>
          </w:p>
        </w:tc>
        <w:tc>
          <w:tcPr>
            <w:tcW w:type="dxa" w:w="539"/>
          </w:tcPr>
          <w:p>
            <w:pPr>
              <w:jc w:val="center"/>
            </w:pPr>
            <w:r>
              <w:t>◆</w:t>
            </w: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生产上线</w:t>
            </w:r>
          </w:p>
        </w:tc>
        <w:tc>
          <w:tcPr>
            <w:tcW w:type="dxa" w:w="539"/>
          </w:tcPr>
          <w:p/>
        </w:tc>
        <w:tc>
          <w:tcPr>
            <w:tcW w:type="dxa" w:w="539"/>
          </w:tcPr>
          <w:p/>
        </w:tc>
        <w:tc>
          <w:tcPr>
            <w:tcW w:type="dxa" w:w="539"/>
          </w:tcPr>
          <w:p/>
        </w:tc>
        <w:tc>
          <w:tcPr>
            <w:tcW w:type="dxa" w:w="539"/>
          </w:tcPr>
          <w:p>
            <w:pPr>
              <w:jc w:val="center"/>
            </w:pPr>
            <w:r>
              <w:t>◆</w:t>
            </w: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合同验收</w:t>
            </w:r>
          </w:p>
        </w:tc>
        <w:tc>
          <w:tcPr>
            <w:tcW w:type="dxa" w:w="539"/>
          </w:tcPr>
          <w:p/>
        </w:tc>
        <w:tc>
          <w:tcPr>
            <w:tcW w:type="dxa" w:w="539"/>
          </w:tcPr>
          <w:p/>
        </w:tc>
        <w:tc>
          <w:tcPr>
            <w:tcW w:type="dxa" w:w="539"/>
          </w:tcPr>
          <w:p/>
        </w:tc>
        <w:tc>
          <w:tcPr>
            <w:tcW w:type="dxa" w:w="539"/>
          </w:tcPr>
          <w:p/>
        </w:tc>
        <w:tc>
          <w:tcPr>
            <w:tcW w:type="dxa" w:w="539"/>
          </w:tcPr>
          <w:p/>
        </w:tc>
        <w:tc>
          <w:tcPr>
            <w:tcW w:type="dxa" w:w="539"/>
          </w:tcPr>
          <w:p>
            <w:pPr>
              <w:jc w:val="center"/>
            </w:pPr>
            <w:r>
              <w:t>◆</w:t>
            </w:r>
          </w:p>
        </w:tc>
        <w:tc>
          <w:tcPr>
            <w:tcW w:type="dxa" w:w="539"/>
          </w:tcPr>
          <w:p/>
        </w:tc>
        <w:tc>
          <w:tcPr>
            <w:tcW w:type="dxa" w:w="539"/>
          </w:tcPr>
          <w:p/>
        </w:tc>
        <w:tc>
          <w:tcPr>
            <w:tcW w:type="dxa" w:w="539"/>
          </w:tcPr>
          <w:p/>
        </w:tc>
        <w:tc>
          <w:tcPr>
            <w:tcW w:type="dxa" w:w="539"/>
          </w:tcPr>
          <w:p/>
        </w:tc>
        <w:tc>
          <w:tcPr>
            <w:tcW w:type="dxa" w:w="539"/>
          </w:tcPr>
          <w:p/>
        </w:tc>
        <w:tc>
          <w:tcPr>
            <w:tcW w:type="dxa" w:w="539"/>
          </w:tcPr>
          <w:p/>
        </w:tc>
      </w:tr>
    </w:tbl>
    <w:p>
      <w:pPr>
        <w:pStyle w:val="TenderCaption"/>
        <w:jc w:val="center"/>
      </w:pPr>
      <w:del w:id="11" w:author="灵燕智能" w:date="2026-10-12T17:49:45Z">
        <w:r>
          <w:delText>实施进度计划（按月聚合，验收演示）</w:delText>
        </w:r>
      </w:del>
      <w:ins w:id="12" w:author="灵燕智能" w:date="2026-10-12T17:49:45Z">
        <w:r>
          <w:t xml:space="preserve">实施进度甘特图（按月聚合，验收演示）</w:t>
        </w:r>
      </w:ins>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60"/>
        <w:gridCol w:w="1660"/>
        <w:gridCol w:w="1660"/>
        <w:gridCol w:w="1660"/>
        <w:gridCol w:w="1660"/>
      </w:tblGrid>
      <w:tr>
        <w:tc>
          <w:tcPr>
            <w:tcW w:type="dxa" w:w="1660"/>
            <w:shd w:val="clear" w:color="auto" w:fill="F2F2F2"/>
          </w:tcPr>
          <w:p>
            <w:pPr>
              <w:jc w:val="center"/>
            </w:pPr>
            <w:r>
              <w:rPr>
                <w:b/>
              </w:rPr>
              <w:t>序号</w:t>
            </w:r>
          </w:p>
        </w:tc>
        <w:tc>
          <w:tcPr>
            <w:tcW w:type="dxa" w:w="1660"/>
            <w:shd w:val="clear" w:color="auto" w:fill="F2F2F2"/>
          </w:tcPr>
          <w:p>
            <w:pPr>
              <w:jc w:val="center"/>
            </w:pPr>
            <w:r>
              <w:rPr>
                <w:b/>
              </w:rPr>
              <w:t>阶段</w:t>
            </w:r>
          </w:p>
        </w:tc>
        <w:tc>
          <w:tcPr>
            <w:tcW w:type="dxa" w:w="1660"/>
            <w:shd w:val="clear" w:color="auto" w:fill="F2F2F2"/>
          </w:tcPr>
          <w:p>
            <w:pPr>
              <w:jc w:val="center"/>
            </w:pPr>
            <w:r>
              <w:rPr>
                <w:b/>
              </w:rPr>
              <w:t>周期</w:t>
            </w:r>
          </w:p>
        </w:tc>
        <w:tc>
          <w:tcPr>
            <w:tcW w:type="dxa" w:w="1660"/>
            <w:shd w:val="clear" w:color="auto" w:fill="F2F2F2"/>
          </w:tcPr>
          <w:p>
            <w:pPr>
              <w:jc w:val="center"/>
            </w:pPr>
            <w:r>
              <w:rPr>
                <w:b/>
              </w:rPr>
              <w:t>主要工作内容</w:t>
            </w:r>
          </w:p>
        </w:tc>
        <w:tc>
          <w:tcPr>
            <w:tcW w:type="dxa" w:w="1660"/>
            <w:shd w:val="clear" w:color="auto" w:fill="F2F2F2"/>
          </w:tcPr>
          <w:p>
            <w:pPr>
              <w:jc w:val="center"/>
            </w:pPr>
            <w:r>
              <w:rPr>
                <w:b/>
              </w:rPr>
              <w:t>交付物</w:t>
            </w:r>
          </w:p>
        </w:tc>
      </w:tr>
      <w:tr>
        <w:tc>
          <w:tcPr>
            <w:tcW w:type="dxa" w:w="1660"/>
          </w:tcPr>
          <w:p>
            <w:r>
              <w:t>1</w:t>
            </w:r>
          </w:p>
        </w:tc>
        <w:tc>
          <w:tcPr>
            <w:tcW w:type="dxa" w:w="1660"/>
          </w:tcPr>
          <w:p>
            <w:r>
              <w:t>需求确认与接口设计</w:t>
            </w:r>
          </w:p>
        </w:tc>
        <w:tc>
          <w:tcPr>
            <w:tcW w:type="dxa" w:w="1660"/>
          </w:tcPr>
          <w:p>
            <w:r>
              <w:t>第1-4周</w:t>
            </w:r>
          </w:p>
        </w:tc>
        <w:tc>
          <w:tcPr>
            <w:tcW w:type="dxa" w:w="1660"/>
          </w:tcPr>
          <w:p>
            <w:r>
              <w:t>与采购人确认数据范围、接口规范、安全要求</w:t>
            </w:r>
          </w:p>
        </w:tc>
        <w:tc>
          <w:tcPr>
            <w:tcW w:type="dxa" w:w="1660"/>
          </w:tcPr>
          <w:p>
            <w:r>
              <w:t>需求规格说明书、接口规范文档（经采购人评审确认）</w:t>
            </w:r>
          </w:p>
        </w:tc>
      </w:tr>
      <w:tr>
        <w:tc>
          <w:tcPr>
            <w:tcW w:type="dxa" w:w="1660"/>
          </w:tcPr>
          <w:p>
            <w:r>
              <w:t>2</w:t>
            </w:r>
          </w:p>
        </w:tc>
        <w:tc>
          <w:tcPr>
            <w:tcW w:type="dxa" w:w="1660"/>
          </w:tcPr>
          <w:p>
            <w:r>
              <w:t>数据采购与源配置</w:t>
            </w:r>
          </w:p>
        </w:tc>
        <w:tc>
          <w:tcPr>
            <w:tcW w:type="dxa" w:w="1660"/>
          </w:tcPr>
          <w:p>
            <w:r>
              <w:t>第2-8周</w:t>
            </w:r>
          </w:p>
        </w:tc>
        <w:tc>
          <w:tcPr>
            <w:tcW w:type="dxa" w:w="1660"/>
          </w:tcPr>
          <w:p>
            <w:r>
              <w:t>本标段三类数据的源接入、采集链路搭建</w:t>
            </w:r>
          </w:p>
        </w:tc>
        <w:tc>
          <w:tcPr>
            <w:tcW w:type="dxa" w:w="1660"/>
          </w:tcPr>
          <w:p>
            <w:r>
              <w:t>数据源配置清单</w:t>
            </w:r>
          </w:p>
        </w:tc>
      </w:tr>
      <w:tr>
        <w:tc>
          <w:tcPr>
            <w:tcW w:type="dxa" w:w="1660"/>
          </w:tcPr>
          <w:p>
            <w:r>
              <w:t>3</w:t>
            </w:r>
          </w:p>
        </w:tc>
        <w:tc>
          <w:tcPr>
            <w:tcW w:type="dxa" w:w="1660"/>
          </w:tcPr>
          <w:p>
            <w:r>
              <w:t>质量测试与联调</w:t>
            </w:r>
          </w:p>
        </w:tc>
        <w:tc>
          <w:tcPr>
            <w:tcW w:type="dxa" w:w="1660"/>
          </w:tcPr>
          <w:p>
            <w:r>
              <w:t>第6-12周</w:t>
            </w:r>
          </w:p>
        </w:tc>
        <w:tc>
          <w:tcPr>
            <w:tcW w:type="dxa" w:w="1660"/>
          </w:tcPr>
          <w:p>
            <w:r>
              <w:t>测试环境功能、性能、安全测试与采购人联调</w:t>
            </w:r>
          </w:p>
        </w:tc>
        <w:tc>
          <w:tcPr>
            <w:tcW w:type="dxa" w:w="1660"/>
          </w:tcPr>
          <w:p>
            <w:r>
              <w:t>测试方案与测试报告（经采购人确认）</w:t>
            </w:r>
          </w:p>
        </w:tc>
      </w:tr>
      <w:tr>
        <w:tc>
          <w:tcPr>
            <w:tcW w:type="dxa" w:w="1660"/>
          </w:tcPr>
          <w:p>
            <w:r>
              <w:t>4</w:t>
            </w:r>
          </w:p>
        </w:tc>
        <w:tc>
          <w:tcPr>
            <w:tcW w:type="dxa" w:w="1660"/>
          </w:tcPr>
          <w:p>
            <w:r>
              <w:t>合规审查与部署上线</w:t>
            </w:r>
          </w:p>
        </w:tc>
        <w:tc>
          <w:tcPr>
            <w:tcW w:type="dxa" w:w="1660"/>
          </w:tcPr>
          <w:p>
            <w:r>
              <w:t>第10-16周</w:t>
            </w:r>
          </w:p>
        </w:tc>
        <w:tc>
          <w:tcPr>
            <w:tcW w:type="dxa" w:w="1660"/>
          </w:tcPr>
          <w:p>
            <w:r>
              <w:t>数据合法性与授权链路审查，双服务器部署、加密通道上线</w:t>
            </w:r>
          </w:p>
        </w:tc>
        <w:tc>
          <w:tcPr>
            <w:tcW w:type="dxa" w:w="1660"/>
          </w:tcPr>
          <w:p>
            <w:r>
              <w:t>合规审查记录、部署实施方案、验收方案</w:t>
            </w:r>
          </w:p>
        </w:tc>
      </w:tr>
      <w:tr>
        <w:tc>
          <w:tcPr>
            <w:tcW w:type="dxa" w:w="1660"/>
          </w:tcPr>
          <w:p>
            <w:r>
              <w:t>5</w:t>
            </w:r>
          </w:p>
        </w:tc>
        <w:tc>
          <w:tcPr>
            <w:tcW w:type="dxa" w:w="1660"/>
          </w:tcPr>
          <w:p>
            <w:r>
              <w:t>试运行与培训</w:t>
            </w:r>
          </w:p>
        </w:tc>
        <w:tc>
          <w:tcPr>
            <w:tcW w:type="dxa" w:w="1660"/>
          </w:tcPr>
          <w:p>
            <w:r>
              <w:t>第14-20周</w:t>
            </w:r>
          </w:p>
        </w:tc>
        <w:tc>
          <w:tcPr>
            <w:tcW w:type="dxa" w:w="1660"/>
          </w:tcPr>
          <w:p>
            <w:r>
              <w:t>生产试运行，四类培训（产品使用、系统运维、数据解读、风险合规）</w:t>
            </w:r>
          </w:p>
        </w:tc>
        <w:tc>
          <w:tcPr>
            <w:tcW w:type="dxa" w:w="1660"/>
          </w:tcPr>
          <w:p>
            <w:r>
              <w:t>用户使用手册、运维操作手册、培训资料</w:t>
            </w:r>
          </w:p>
        </w:tc>
      </w:tr>
      <w:tr>
        <w:tc>
          <w:tcPr>
            <w:tcW w:type="dxa" w:w="1660"/>
          </w:tcPr>
          <w:p>
            <w:r>
              <w:t>6</w:t>
            </w:r>
          </w:p>
        </w:tc>
        <w:tc>
          <w:tcPr>
            <w:tcW w:type="dxa" w:w="1660"/>
          </w:tcPr>
          <w:p>
            <w:r>
              <w:t>验收</w:t>
            </w:r>
          </w:p>
        </w:tc>
        <w:tc>
          <w:tcPr>
            <w:tcW w:type="dxa" w:w="1660"/>
          </w:tcPr>
          <w:p>
            <w:r>
              <w:t>第20-24周</w:t>
            </w:r>
          </w:p>
        </w:tc>
        <w:tc>
          <w:tcPr>
            <w:tcW w:type="dxa" w:w="1660"/>
          </w:tcPr>
          <w:p>
            <w:r>
              <w:t>合同验收、文档归档</w:t>
            </w:r>
          </w:p>
        </w:tc>
        <w:tc>
          <w:tcPr>
            <w:tcW w:type="dxa" w:w="1660"/>
          </w:tcPr>
          <w:p>
            <w:r>
              <w:t>项目验收报告、终版文档汇编</w:t>
            </w:r>
          </w:p>
        </w:tc>
      </w:tr>
      <w:tr>
        <w:tc>
          <w:tcPr>
            <w:tcW w:type="dxa" w:w="1660"/>
          </w:tcPr>
          <w:p>
            <w:r>
              <w:t>7</w:t>
            </w:r>
          </w:p>
        </w:tc>
        <w:tc>
          <w:tcPr>
            <w:tcW w:type="dxa" w:w="1660"/>
          </w:tcPr>
          <w:p>
            <w:r>
              <w:t>服务运维与迭代</w:t>
            </w:r>
          </w:p>
        </w:tc>
        <w:tc>
          <w:tcPr>
            <w:tcW w:type="dxa" w:w="1660"/>
          </w:tcPr>
          <w:p>
            <w:r>
              <w:t>第24周起至服务期满</w:t>
            </w:r>
          </w:p>
        </w:tc>
        <w:tc>
          <w:tcPr>
            <w:tcW w:type="dxa" w:w="1660"/>
          </w:tcPr>
          <w:p>
            <w:r>
              <w:t>日常同步更新、质量监控与月报、模型迭代、增值服务交付</w:t>
            </w:r>
          </w:p>
        </w:tc>
        <w:tc>
          <w:tcPr>
            <w:tcW w:type="dxa" w:w="1660"/>
          </w:tcPr>
          <w:p>
            <w:r>
              <w:t>月度数据运行监控报告</w:t>
            </w:r>
          </w:p>
        </w:tc>
      </w:tr>
      <w:tr>
        <w:tc>
          <w:tcPr>
            <w:tcW w:type="dxa" w:w="1660"/>
          </w:tcPr>
          <w:p>
            <w:r>
              <w:t>8</w:t>
            </w:r>
          </w:p>
        </w:tc>
        <w:tc>
          <w:tcPr>
            <w:tcW w:type="dxa" w:w="1660"/>
          </w:tcPr>
          <w:p>
            <w:r>
              <w:t>持续优化与续约评估支持</w:t>
            </w:r>
          </w:p>
        </w:tc>
        <w:tc>
          <w:tcPr>
            <w:tcW w:type="dxa" w:w="1660"/>
          </w:tcPr>
          <w:p>
            <w:r>
              <w:t>服务期满前2个月</w:t>
            </w:r>
          </w:p>
        </w:tc>
        <w:tc>
          <w:tcPr>
            <w:tcW w:type="dxa" w:w="1660"/>
          </w:tcPr>
          <w:p>
            <w:r>
              <w:t>产品升级、年度服务评估报告</w:t>
            </w:r>
          </w:p>
        </w:tc>
        <w:tc>
          <w:tcPr>
            <w:tcW w:type="dxa" w:w="1660"/>
          </w:tcPr>
          <w:p>
            <w:r>
              <w:t>升级方案、年度评估报告</w:t>
            </w:r>
          </w:p>
        </w:tc>
      </w:tr>
    </w:tbl>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26"/>
        <w:gridCol w:w="539"/>
        <w:gridCol w:w="539"/>
        <w:gridCol w:w="539"/>
        <w:gridCol w:w="539"/>
        <w:gridCol w:w="539"/>
        <w:gridCol w:w="539"/>
        <w:gridCol w:w="539"/>
        <w:gridCol w:w="539"/>
        <w:gridCol w:w="539"/>
        <w:gridCol w:w="539"/>
        <w:gridCol w:w="539"/>
        <w:gridCol w:w="539"/>
      </w:tblGrid>
      <w:tr>
        <w:tc>
          <w:tcPr>
            <w:tcW w:type="dxa" w:w="1826"/>
            <w:shd w:val="clear" w:color="auto" w:fill="D9D9D9"/>
          </w:tcPr>
          <w:p>
            <w:pPr>
              <w:jc w:val="center"/>
            </w:pPr>
            <w:r>
              <w:rPr>
                <w:b/>
              </w:rPr>
              <w:t>任务</w:t>
            </w:r>
          </w:p>
        </w:tc>
        <w:tc>
          <w:tcPr>
            <w:tcW w:type="dxa" w:w="539"/>
            <w:shd w:val="clear" w:color="auto" w:fill="D9D9D9"/>
          </w:tcPr>
          <w:p>
            <w:pPr>
              <w:jc w:val="center"/>
            </w:pPr>
            <w:r>
              <w:rPr>
                <w:b/>
              </w:rPr>
              <w:t>W1</w:t>
            </w:r>
          </w:p>
        </w:tc>
        <w:tc>
          <w:tcPr>
            <w:tcW w:type="dxa" w:w="539"/>
            <w:shd w:val="clear" w:color="auto" w:fill="D9D9D9"/>
          </w:tcPr>
          <w:p>
            <w:pPr>
              <w:jc w:val="center"/>
            </w:pPr>
            <w:r>
              <w:rPr>
                <w:b/>
              </w:rPr>
              <w:t>W2</w:t>
            </w:r>
          </w:p>
        </w:tc>
        <w:tc>
          <w:tcPr>
            <w:tcW w:type="dxa" w:w="539"/>
            <w:shd w:val="clear" w:color="auto" w:fill="D9D9D9"/>
          </w:tcPr>
          <w:p>
            <w:pPr>
              <w:jc w:val="center"/>
            </w:pPr>
            <w:r>
              <w:rPr>
                <w:b/>
              </w:rPr>
              <w:t>W3</w:t>
            </w:r>
          </w:p>
        </w:tc>
        <w:tc>
          <w:tcPr>
            <w:tcW w:type="dxa" w:w="539"/>
            <w:shd w:val="clear" w:color="auto" w:fill="D9D9D9"/>
          </w:tcPr>
          <w:p>
            <w:pPr>
              <w:jc w:val="center"/>
            </w:pPr>
            <w:r>
              <w:rPr>
                <w:b/>
              </w:rPr>
              <w:t>W4</w:t>
            </w:r>
          </w:p>
        </w:tc>
        <w:tc>
          <w:tcPr>
            <w:tcW w:type="dxa" w:w="539"/>
            <w:shd w:val="clear" w:color="auto" w:fill="D9D9D9"/>
          </w:tcPr>
          <w:p>
            <w:pPr>
              <w:jc w:val="center"/>
            </w:pPr>
            <w:r>
              <w:rPr>
                <w:b/>
              </w:rPr>
              <w:t>W5</w:t>
            </w:r>
          </w:p>
        </w:tc>
        <w:tc>
          <w:tcPr>
            <w:tcW w:type="dxa" w:w="539"/>
            <w:shd w:val="clear" w:color="auto" w:fill="D9D9D9"/>
          </w:tcPr>
          <w:p>
            <w:pPr>
              <w:jc w:val="center"/>
            </w:pPr>
            <w:r>
              <w:rPr>
                <w:b/>
              </w:rPr>
              <w:t>W6</w:t>
            </w:r>
          </w:p>
        </w:tc>
        <w:tc>
          <w:tcPr>
            <w:tcW w:type="dxa" w:w="539"/>
            <w:shd w:val="clear" w:color="auto" w:fill="D9D9D9"/>
          </w:tcPr>
          <w:p>
            <w:pPr>
              <w:jc w:val="center"/>
            </w:pPr>
            <w:r>
              <w:rPr>
                <w:b/>
              </w:rPr>
              <w:t>W7</w:t>
            </w:r>
          </w:p>
        </w:tc>
        <w:tc>
          <w:tcPr>
            <w:tcW w:type="dxa" w:w="539"/>
            <w:shd w:val="clear" w:color="auto" w:fill="D9D9D9"/>
          </w:tcPr>
          <w:p>
            <w:pPr>
              <w:jc w:val="center"/>
            </w:pPr>
            <w:r>
              <w:rPr>
                <w:b/>
              </w:rPr>
              <w:t>W8</w:t>
            </w:r>
          </w:p>
        </w:tc>
        <w:tc>
          <w:tcPr>
            <w:tcW w:type="dxa" w:w="539"/>
            <w:shd w:val="clear" w:color="auto" w:fill="D9D9D9"/>
          </w:tcPr>
          <w:p>
            <w:pPr>
              <w:jc w:val="center"/>
            </w:pPr>
            <w:r>
              <w:rPr>
                <w:b/>
              </w:rPr>
              <w:t>W9</w:t>
            </w:r>
          </w:p>
        </w:tc>
        <w:tc>
          <w:tcPr>
            <w:tcW w:type="dxa" w:w="539"/>
            <w:shd w:val="clear" w:color="auto" w:fill="D9D9D9"/>
          </w:tcPr>
          <w:p>
            <w:pPr>
              <w:jc w:val="center"/>
            </w:pPr>
            <w:r>
              <w:rPr>
                <w:b/>
              </w:rPr>
              <w:t>W10</w:t>
            </w:r>
          </w:p>
        </w:tc>
        <w:tc>
          <w:tcPr>
            <w:tcW w:type="dxa" w:w="539"/>
            <w:shd w:val="clear" w:color="auto" w:fill="D9D9D9"/>
          </w:tcPr>
          <w:p>
            <w:pPr>
              <w:jc w:val="center"/>
            </w:pPr>
            <w:r>
              <w:rPr>
                <w:b/>
              </w:rPr>
              <w:t>W11</w:t>
            </w:r>
          </w:p>
        </w:tc>
        <w:tc>
          <w:tcPr>
            <w:tcW w:type="dxa" w:w="539"/>
            <w:shd w:val="clear" w:color="auto" w:fill="D9D9D9"/>
          </w:tcPr>
          <w:p>
            <w:pPr>
              <w:jc w:val="center"/>
            </w:pPr>
            <w:r>
              <w:rPr>
                <w:b/>
              </w:rPr>
              <w:t>W12</w:t>
            </w:r>
          </w:p>
        </w:tc>
      </w:tr>
      <w:tr>
        <w:tc>
          <w:tcPr>
            <w:tcW w:type="dxa" w:w="1826"/>
          </w:tcPr>
          <w:p>
            <w:r>
              <w:t>需求确认与接口设计</w:t>
            </w:r>
          </w:p>
        </w:tc>
        <w:tc>
          <w:tcPr>
            <w:tcW w:type="dxa" w:w="539"/>
            <w:shd w:val="clear" w:color="auto" w:fill="D9D9D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数据采购与源配置</w:t>
            </w:r>
          </w:p>
        </w:tc>
        <w:tc>
          <w:tcPr>
            <w:tcW w:type="dxa" w:w="539"/>
            <w:shd w:val="clear" w:color="auto" w:fill="D9D9D9"/>
          </w:tcPr>
          <w:p/>
        </w:tc>
        <w:tc>
          <w:tcPr>
            <w:tcW w:type="dxa" w:w="539"/>
            <w:shd w:val="clear" w:color="auto" w:fill="D9D9D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质量测试与联调</w:t>
            </w:r>
          </w:p>
        </w:tc>
        <w:tc>
          <w:tcPr>
            <w:tcW w:type="dxa" w:w="539"/>
          </w:tcPr>
          <w:p/>
        </w:tc>
        <w:tc>
          <w:tcPr>
            <w:tcW w:type="dxa" w:w="539"/>
            <w:shd w:val="clear" w:color="auto" w:fill="D9D9D9"/>
          </w:tcPr>
          <w:p/>
        </w:tc>
        <w:tc>
          <w:tcPr>
            <w:tcW w:type="dxa" w:w="539"/>
            <w:shd w:val="clear" w:color="auto" w:fill="D9D9D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合规审查与部署上线</w:t>
            </w:r>
          </w:p>
        </w:tc>
        <w:tc>
          <w:tcPr>
            <w:tcW w:type="dxa" w:w="539"/>
          </w:tcPr>
          <w:p/>
        </w:tc>
        <w:tc>
          <w:tcPr>
            <w:tcW w:type="dxa" w:w="539"/>
          </w:tcPr>
          <w:p/>
        </w:tc>
        <w:tc>
          <w:tcPr>
            <w:tcW w:type="dxa" w:w="539"/>
            <w:shd w:val="clear" w:color="auto" w:fill="D9D9D9"/>
          </w:tcPr>
          <w:p/>
        </w:tc>
        <w:tc>
          <w:tcPr>
            <w:tcW w:type="dxa" w:w="539"/>
            <w:shd w:val="clear" w:color="auto" w:fill="D9D9D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试运行与培训</w:t>
            </w:r>
          </w:p>
        </w:tc>
        <w:tc>
          <w:tcPr>
            <w:tcW w:type="dxa" w:w="539"/>
          </w:tcPr>
          <w:p/>
        </w:tc>
        <w:tc>
          <w:tcPr>
            <w:tcW w:type="dxa" w:w="539"/>
          </w:tcPr>
          <w:p/>
        </w:tc>
        <w:tc>
          <w:tcPr>
            <w:tcW w:type="dxa" w:w="539"/>
          </w:tcPr>
          <w:p/>
        </w:tc>
        <w:tc>
          <w:tcPr>
            <w:tcW w:type="dxa" w:w="539"/>
            <w:shd w:val="clear" w:color="auto" w:fill="D9D9D9"/>
          </w:tcPr>
          <w:p/>
        </w:tc>
        <w:tc>
          <w:tcPr>
            <w:tcW w:type="dxa" w:w="539"/>
            <w:shd w:val="clear" w:color="auto" w:fill="D9D9D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验收</w:t>
            </w:r>
          </w:p>
        </w:tc>
        <w:tc>
          <w:tcPr>
            <w:tcW w:type="dxa" w:w="539"/>
          </w:tcPr>
          <w:p/>
        </w:tc>
        <w:tc>
          <w:tcPr>
            <w:tcW w:type="dxa" w:w="539"/>
          </w:tcPr>
          <w:p/>
        </w:tc>
        <w:tc>
          <w:tcPr>
            <w:tcW w:type="dxa" w:w="539"/>
          </w:tcPr>
          <w:p/>
        </w:tc>
        <w:tc>
          <w:tcPr>
            <w:tcW w:type="dxa" w:w="539"/>
          </w:tcPr>
          <w:p/>
        </w:tc>
        <w:tc>
          <w:tcPr>
            <w:tcW w:type="dxa" w:w="539"/>
            <w:shd w:val="clear" w:color="auto" w:fill="D9D9D9"/>
          </w:tcPr>
          <w:p/>
        </w:tc>
        <w:tc>
          <w:tcPr>
            <w:tcW w:type="dxa" w:w="539"/>
            <w:shd w:val="clear" w:color="auto" w:fill="D9D9D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服务运维与迭代</w:t>
            </w:r>
          </w:p>
        </w:tc>
        <w:tc>
          <w:tcPr>
            <w:tcW w:type="dxa" w:w="539"/>
          </w:tcPr>
          <w:p/>
        </w:tc>
        <w:tc>
          <w:tcPr>
            <w:tcW w:type="dxa" w:w="539"/>
          </w:tcPr>
          <w:p/>
        </w:tc>
        <w:tc>
          <w:tcPr>
            <w:tcW w:type="dxa" w:w="539"/>
          </w:tcPr>
          <w:p/>
        </w:tc>
        <w:tc>
          <w:tcPr>
            <w:tcW w:type="dxa" w:w="539"/>
          </w:tcPr>
          <w:p/>
        </w:tc>
        <w:tc>
          <w:tcPr>
            <w:tcW w:type="dxa" w:w="539"/>
          </w:tcPr>
          <w:p/>
        </w:tc>
        <w:tc>
          <w:tcPr>
            <w:tcW w:type="dxa" w:w="539"/>
            <w:shd w:val="clear" w:color="auto" w:fill="D9D9D9"/>
          </w:tcPr>
          <w:p/>
        </w:tc>
        <w:tc>
          <w:tcPr>
            <w:tcW w:type="dxa" w:w="539"/>
            <w:shd w:val="clear" w:color="auto" w:fill="D9D9D9"/>
          </w:tcPr>
          <w:p/>
        </w:tc>
        <w:tc>
          <w:tcPr>
            <w:tcW w:type="dxa" w:w="539"/>
            <w:shd w:val="clear" w:color="auto" w:fill="D9D9D9"/>
          </w:tcPr>
          <w:p/>
        </w:tc>
        <w:tc>
          <w:tcPr>
            <w:tcW w:type="dxa" w:w="539"/>
            <w:shd w:val="clear" w:color="auto" w:fill="D9D9D9"/>
          </w:tcPr>
          <w:p/>
        </w:tc>
        <w:tc>
          <w:tcPr>
            <w:tcW w:type="dxa" w:w="539"/>
            <w:shd w:val="clear" w:color="auto" w:fill="D9D9D9"/>
          </w:tcPr>
          <w:p/>
        </w:tc>
        <w:tc>
          <w:tcPr>
            <w:tcW w:type="dxa" w:w="539"/>
            <w:shd w:val="clear" w:color="auto" w:fill="D9D9D9"/>
          </w:tcPr>
          <w:p/>
        </w:tc>
        <w:tc>
          <w:tcPr>
            <w:tcW w:type="dxa" w:w="539"/>
            <w:shd w:val="clear" w:color="auto" w:fill="D9D9D9"/>
          </w:tcPr>
          <w:p/>
        </w:tc>
      </w:tr>
      <w:tr>
        <w:tc>
          <w:tcPr>
            <w:tcW w:type="dxa" w:w="1826"/>
          </w:tcPr>
          <w:p>
            <w:r>
              <w:t>持续优化与续约评估支持</w:t>
            </w: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shd w:val="clear" w:color="auto" w:fill="D9D9D9"/>
          </w:tcPr>
          <w:p/>
        </w:tc>
        <w:tc>
          <w:tcPr>
            <w:tcW w:type="dxa" w:w="539"/>
            <w:shd w:val="clear" w:color="auto" w:fill="D9D9D9"/>
          </w:tcPr>
          <w:p/>
        </w:tc>
      </w:tr>
      <w:tr>
        <w:tc>
          <w:tcPr>
            <w:tcW w:type="dxa" w:w="1826"/>
          </w:tcPr>
          <w:p>
            <w:r>
              <w:t>需求评审通过</w:t>
            </w:r>
          </w:p>
        </w:tc>
        <w:tc>
          <w:tcPr>
            <w:tcW w:type="dxa" w:w="539"/>
          </w:tcPr>
          <w:p>
            <w:pPr>
              <w:jc w:val="center"/>
            </w:pPr>
            <w:r>
              <w:t>◆</w:t>
            </w: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生产上线</w:t>
            </w:r>
          </w:p>
        </w:tc>
        <w:tc>
          <w:tcPr>
            <w:tcW w:type="dxa" w:w="539"/>
          </w:tcPr>
          <w:p/>
        </w:tc>
        <w:tc>
          <w:tcPr>
            <w:tcW w:type="dxa" w:w="539"/>
          </w:tcPr>
          <w:p/>
        </w:tc>
        <w:tc>
          <w:tcPr>
            <w:tcW w:type="dxa" w:w="539"/>
          </w:tcPr>
          <w:p/>
        </w:tc>
        <w:tc>
          <w:tcPr>
            <w:tcW w:type="dxa" w:w="539"/>
          </w:tcPr>
          <w:p>
            <w:pPr>
              <w:jc w:val="center"/>
            </w:pPr>
            <w:r>
              <w:t>◆</w:t>
            </w: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合同验收</w:t>
            </w:r>
          </w:p>
        </w:tc>
        <w:tc>
          <w:tcPr>
            <w:tcW w:type="dxa" w:w="539"/>
          </w:tcPr>
          <w:p/>
        </w:tc>
        <w:tc>
          <w:tcPr>
            <w:tcW w:type="dxa" w:w="539"/>
          </w:tcPr>
          <w:p/>
        </w:tc>
        <w:tc>
          <w:tcPr>
            <w:tcW w:type="dxa" w:w="539"/>
          </w:tcPr>
          <w:p/>
        </w:tc>
        <w:tc>
          <w:tcPr>
            <w:tcW w:type="dxa" w:w="539"/>
          </w:tcPr>
          <w:p/>
        </w:tc>
        <w:tc>
          <w:tcPr>
            <w:tcW w:type="dxa" w:w="539"/>
          </w:tcPr>
          <w:p/>
        </w:tc>
        <w:tc>
          <w:tcPr>
            <w:tcW w:type="dxa" w:w="539"/>
          </w:tcPr>
          <w:p>
            <w:pPr>
              <w:jc w:val="center"/>
            </w:pPr>
            <w:r>
              <w:t>◆</w:t>
            </w:r>
          </w:p>
        </w:tc>
        <w:tc>
          <w:tcPr>
            <w:tcW w:type="dxa" w:w="539"/>
          </w:tcPr>
          <w:p/>
        </w:tc>
        <w:tc>
          <w:tcPr>
            <w:tcW w:type="dxa" w:w="539"/>
          </w:tcPr>
          <w:p/>
        </w:tc>
        <w:tc>
          <w:tcPr>
            <w:tcW w:type="dxa" w:w="539"/>
          </w:tcPr>
          <w:p/>
        </w:tc>
        <w:tc>
          <w:tcPr>
            <w:tcW w:type="dxa" w:w="539"/>
          </w:tcPr>
          <w:p/>
        </w:tc>
        <w:tc>
          <w:tcPr>
            <w:tcW w:type="dxa" w:w="539"/>
          </w:tcPr>
          <w:p/>
        </w:tc>
        <w:tc>
          <w:tcPr>
            <w:tcW w:type="dxa" w:w="539"/>
          </w:tcPr>
          <w:p/>
        </w:tc>
      </w:tr>
    </w:tbl>
    <w:p>
      <w:pPr>
        <w:rPr>
          <w:del w:id="1" w:author="灵燕智能" w:date="2026-10-12T17:47:10Z"/>
        </w:rPr>
        <w:pStyle w:val="TenderCaption"/>
        <w:jc w:val="center"/>
      </w:pPr>
      <w:del w:id="1" w:author="灵燕智能" w:date="2026-10-12T17:47:10Z">
        <w:r>
          <w:delText>实施进度计划（按月聚合，验收演示）</w:delText>
        </w:r>
      </w:del>
    </w:p>
    <w:p>
      <w:pPr>
        <w:pStyle w:val="TenderBody"/>
        <w:rPr>
          <w:ins w:id="7" w:author="灵燕智能" w:date="2026-10-12T17:48:56Z"/>
        </w:rPr>
      </w:pPr>
      <w:ins w:id="8" w:author="灵燕智能" w:date="2026-10-12T17:48:56Z">
        <w:r>
          <w:t xml:space="preserve">本项目数据交付处理流程覆盖需求确认、源配置、采集加工、质量校验、加密传输、对账结算六个环节，各环节文档均按国家标准规范编写并经采购人评审确认后进入下一环节（验收演示）。</w:t>
        </w:r>
      </w:ins>
    </w:p>
    <w:p w14:paraId="4E3AF1E8">
      <w:pPr>
        <w:pStyle w:val="4"/>
        <w:bidi w:val="0"/>
      </w:pPr>
      <w:del w:id="4" w:author="灵燕智能" w:date="2026-10-12T17:48:44Z">
        <w:r>
          <w:rPr>
            <w:rFonts w:hint="eastAsia"/>
          </w:rPr>
          <w:delText>服务方案</w:delText>
        </w:r>
      </w:del>
      <w:ins w:id="5" w:author="灵燕智能" w:date="2026-10-12T17:48:44Z">
        <w:r>
          <w:rPr>
            <w:rFonts w:hint="eastAsia"/>
          </w:rPr>
          <w:t xml:space="preserve">数据交付处理流程</w:t>
        </w:r>
      </w:ins>
    </w:p>
    <w:p w14:paraId="5F80CBE1">
      <w:pPr>
        <w:pStyle w:val="5"/>
        <w:bidi w:val="0"/>
        <w:ind w:left="720" w:leftChars="0" w:hanging="720" w:firstLineChars="0"/>
      </w:pPr>
      <w:del w:id="2" w:author="灵燕智能" w:date="2026-10-12T17:48:44Z">
        <w:r>
          <w:rPr>
            <w:rFonts w:hint="eastAsia"/>
          </w:rPr>
          <w:delText>数据自建体系说明</w:delText>
        </w:r>
      </w:del>
      <w:ins w:id="3" w:author="灵燕智能" w:date="2026-10-12T17:48:44Z">
        <w:r>
          <w:rPr>
            <w:rFonts w:hint="eastAsia"/>
          </w:rPr>
          <w:t xml:space="preserve">数据交付环节</w:t>
        </w:r>
      </w:ins>
      <w:commentRangeStart w:id="0"/>
      <w:r/>
      <w:commentRangeEnd w:id="0"/>
      <w:r>
        <w:rPr>
          <w:rStyle w:val="CommentReference"/>
        </w:rPr>
        <w:commentReference w:id="0"/>
      </w:r>
    </w:p>
    <w:p w14:paraId="6B1A69FA">
      <w:pPr>
        <w:rPr>
          <w:del w:id="6" w:author="灵燕智能" w:date="2026-10-12T17:48:50Z"/>
        </w:rPr>
        <w:pStyle w:val="7"/>
        <w:bidi w:val="0"/>
        <w:ind w:left="864" w:leftChars="0" w:hanging="864" w:firstLineChars="0"/>
      </w:pPr>
      <w:del w:id="6" w:author="灵燕智能" w:date="2026-10-12T17:48:50Z">
        <w:r>
          <w:rPr>
            <w:rFonts w:hint="eastAsia"/>
          </w:rPr>
          <w:delText>数据管理架构和制度</w:delText>
        </w:r>
      </w:del>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26"/>
        <w:gridCol w:w="539"/>
        <w:gridCol w:w="539"/>
        <w:gridCol w:w="539"/>
        <w:gridCol w:w="539"/>
        <w:gridCol w:w="539"/>
        <w:gridCol w:w="539"/>
        <w:gridCol w:w="539"/>
        <w:gridCol w:w="539"/>
        <w:gridCol w:w="539"/>
        <w:gridCol w:w="539"/>
        <w:gridCol w:w="539"/>
        <w:gridCol w:w="539"/>
      </w:tblGrid>
      <w:tr>
        <w:tc>
          <w:tcPr>
            <w:tcW w:type="dxa" w:w="1826"/>
            <w:shd w:val="clear" w:color="auto" w:fill="D9D9D9"/>
          </w:tcPr>
          <w:p>
            <w:pPr>
              <w:jc w:val="center"/>
            </w:pPr>
            <w:r>
              <w:rPr>
                <w:b/>
              </w:rPr>
              <w:t>任务</w:t>
            </w:r>
          </w:p>
        </w:tc>
        <w:tc>
          <w:tcPr>
            <w:tcW w:type="dxa" w:w="539"/>
            <w:shd w:val="clear" w:color="auto" w:fill="D9D9D9"/>
          </w:tcPr>
          <w:p>
            <w:pPr>
              <w:jc w:val="center"/>
            </w:pPr>
            <w:r>
              <w:rPr>
                <w:b/>
              </w:rPr>
              <w:t>W1</w:t>
            </w:r>
          </w:p>
        </w:tc>
        <w:tc>
          <w:tcPr>
            <w:tcW w:type="dxa" w:w="539"/>
            <w:shd w:val="clear" w:color="auto" w:fill="D9D9D9"/>
          </w:tcPr>
          <w:p>
            <w:pPr>
              <w:jc w:val="center"/>
            </w:pPr>
            <w:r>
              <w:rPr>
                <w:b/>
              </w:rPr>
              <w:t>W2</w:t>
            </w:r>
          </w:p>
        </w:tc>
        <w:tc>
          <w:tcPr>
            <w:tcW w:type="dxa" w:w="539"/>
            <w:shd w:val="clear" w:color="auto" w:fill="D9D9D9"/>
          </w:tcPr>
          <w:p>
            <w:pPr>
              <w:jc w:val="center"/>
            </w:pPr>
            <w:r>
              <w:rPr>
                <w:b/>
              </w:rPr>
              <w:t>W3</w:t>
            </w:r>
          </w:p>
        </w:tc>
        <w:tc>
          <w:tcPr>
            <w:tcW w:type="dxa" w:w="539"/>
            <w:shd w:val="clear" w:color="auto" w:fill="D9D9D9"/>
          </w:tcPr>
          <w:p>
            <w:pPr>
              <w:jc w:val="center"/>
            </w:pPr>
            <w:r>
              <w:rPr>
                <w:b/>
              </w:rPr>
              <w:t>W4</w:t>
            </w:r>
          </w:p>
        </w:tc>
        <w:tc>
          <w:tcPr>
            <w:tcW w:type="dxa" w:w="539"/>
            <w:shd w:val="clear" w:color="auto" w:fill="D9D9D9"/>
          </w:tcPr>
          <w:p>
            <w:pPr>
              <w:jc w:val="center"/>
            </w:pPr>
            <w:r>
              <w:rPr>
                <w:b/>
              </w:rPr>
              <w:t>W5</w:t>
            </w:r>
          </w:p>
        </w:tc>
        <w:tc>
          <w:tcPr>
            <w:tcW w:type="dxa" w:w="539"/>
            <w:shd w:val="clear" w:color="auto" w:fill="D9D9D9"/>
          </w:tcPr>
          <w:p>
            <w:pPr>
              <w:jc w:val="center"/>
            </w:pPr>
            <w:r>
              <w:rPr>
                <w:b/>
              </w:rPr>
              <w:t>W6</w:t>
            </w:r>
          </w:p>
        </w:tc>
        <w:tc>
          <w:tcPr>
            <w:tcW w:type="dxa" w:w="539"/>
            <w:shd w:val="clear" w:color="auto" w:fill="D9D9D9"/>
          </w:tcPr>
          <w:p>
            <w:pPr>
              <w:jc w:val="center"/>
            </w:pPr>
            <w:r>
              <w:rPr>
                <w:b/>
              </w:rPr>
              <w:t>W7</w:t>
            </w:r>
          </w:p>
        </w:tc>
        <w:tc>
          <w:tcPr>
            <w:tcW w:type="dxa" w:w="539"/>
            <w:shd w:val="clear" w:color="auto" w:fill="D9D9D9"/>
          </w:tcPr>
          <w:p>
            <w:pPr>
              <w:jc w:val="center"/>
            </w:pPr>
            <w:r>
              <w:rPr>
                <w:b/>
              </w:rPr>
              <w:t>W8</w:t>
            </w:r>
          </w:p>
        </w:tc>
        <w:tc>
          <w:tcPr>
            <w:tcW w:type="dxa" w:w="539"/>
            <w:shd w:val="clear" w:color="auto" w:fill="D9D9D9"/>
          </w:tcPr>
          <w:p>
            <w:pPr>
              <w:jc w:val="center"/>
            </w:pPr>
            <w:r>
              <w:rPr>
                <w:b/>
              </w:rPr>
              <w:t>W9</w:t>
            </w:r>
          </w:p>
        </w:tc>
        <w:tc>
          <w:tcPr>
            <w:tcW w:type="dxa" w:w="539"/>
            <w:shd w:val="clear" w:color="auto" w:fill="D9D9D9"/>
          </w:tcPr>
          <w:p>
            <w:pPr>
              <w:jc w:val="center"/>
            </w:pPr>
            <w:r>
              <w:rPr>
                <w:b/>
              </w:rPr>
              <w:t>W10</w:t>
            </w:r>
          </w:p>
        </w:tc>
        <w:tc>
          <w:tcPr>
            <w:tcW w:type="dxa" w:w="539"/>
            <w:shd w:val="clear" w:color="auto" w:fill="D9D9D9"/>
          </w:tcPr>
          <w:p>
            <w:pPr>
              <w:jc w:val="center"/>
            </w:pPr>
            <w:r>
              <w:rPr>
                <w:b/>
              </w:rPr>
              <w:t>W11</w:t>
            </w:r>
          </w:p>
        </w:tc>
        <w:tc>
          <w:tcPr>
            <w:tcW w:type="dxa" w:w="539"/>
            <w:shd w:val="clear" w:color="auto" w:fill="D9D9D9"/>
          </w:tcPr>
          <w:p>
            <w:pPr>
              <w:jc w:val="center"/>
            </w:pPr>
            <w:r>
              <w:rPr>
                <w:b/>
              </w:rPr>
              <w:t>W12</w:t>
            </w:r>
          </w:p>
        </w:tc>
      </w:tr>
      <w:tr>
        <w:tc>
          <w:tcPr>
            <w:tcW w:type="dxa" w:w="1826"/>
          </w:tcPr>
          <w:p>
            <w:r>
              <w:t>需求确认与接口设计</w:t>
            </w:r>
          </w:p>
        </w:tc>
        <w:tc>
          <w:tcPr>
            <w:tcW w:type="dxa" w:w="539"/>
            <w:shd w:val="clear" w:color="auto" w:fill="D9D9D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数据采购与源配置</w:t>
            </w:r>
          </w:p>
        </w:tc>
        <w:tc>
          <w:tcPr>
            <w:tcW w:type="dxa" w:w="539"/>
            <w:shd w:val="clear" w:color="auto" w:fill="D9D9D9"/>
          </w:tcPr>
          <w:p/>
        </w:tc>
        <w:tc>
          <w:tcPr>
            <w:tcW w:type="dxa" w:w="539"/>
            <w:shd w:val="clear" w:color="auto" w:fill="D9D9D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质量测试与联调</w:t>
            </w:r>
          </w:p>
        </w:tc>
        <w:tc>
          <w:tcPr>
            <w:tcW w:type="dxa" w:w="539"/>
          </w:tcPr>
          <w:p/>
        </w:tc>
        <w:tc>
          <w:tcPr>
            <w:tcW w:type="dxa" w:w="539"/>
            <w:shd w:val="clear" w:color="auto" w:fill="D9D9D9"/>
          </w:tcPr>
          <w:p/>
        </w:tc>
        <w:tc>
          <w:tcPr>
            <w:tcW w:type="dxa" w:w="539"/>
            <w:shd w:val="clear" w:color="auto" w:fill="D9D9D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合规审查与部署上线</w:t>
            </w:r>
          </w:p>
        </w:tc>
        <w:tc>
          <w:tcPr>
            <w:tcW w:type="dxa" w:w="539"/>
          </w:tcPr>
          <w:p/>
        </w:tc>
        <w:tc>
          <w:tcPr>
            <w:tcW w:type="dxa" w:w="539"/>
          </w:tcPr>
          <w:p/>
        </w:tc>
        <w:tc>
          <w:tcPr>
            <w:tcW w:type="dxa" w:w="539"/>
            <w:shd w:val="clear" w:color="auto" w:fill="D9D9D9"/>
          </w:tcPr>
          <w:p/>
        </w:tc>
        <w:tc>
          <w:tcPr>
            <w:tcW w:type="dxa" w:w="539"/>
            <w:shd w:val="clear" w:color="auto" w:fill="D9D9D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试运行与培训</w:t>
            </w:r>
          </w:p>
        </w:tc>
        <w:tc>
          <w:tcPr>
            <w:tcW w:type="dxa" w:w="539"/>
          </w:tcPr>
          <w:p/>
        </w:tc>
        <w:tc>
          <w:tcPr>
            <w:tcW w:type="dxa" w:w="539"/>
          </w:tcPr>
          <w:p/>
        </w:tc>
        <w:tc>
          <w:tcPr>
            <w:tcW w:type="dxa" w:w="539"/>
          </w:tcPr>
          <w:p/>
        </w:tc>
        <w:tc>
          <w:tcPr>
            <w:tcW w:type="dxa" w:w="539"/>
            <w:shd w:val="clear" w:color="auto" w:fill="D9D9D9"/>
          </w:tcPr>
          <w:p/>
        </w:tc>
        <w:tc>
          <w:tcPr>
            <w:tcW w:type="dxa" w:w="539"/>
            <w:shd w:val="clear" w:color="auto" w:fill="D9D9D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验收</w:t>
            </w:r>
          </w:p>
        </w:tc>
        <w:tc>
          <w:tcPr>
            <w:tcW w:type="dxa" w:w="539"/>
          </w:tcPr>
          <w:p/>
        </w:tc>
        <w:tc>
          <w:tcPr>
            <w:tcW w:type="dxa" w:w="539"/>
          </w:tcPr>
          <w:p/>
        </w:tc>
        <w:tc>
          <w:tcPr>
            <w:tcW w:type="dxa" w:w="539"/>
          </w:tcPr>
          <w:p/>
        </w:tc>
        <w:tc>
          <w:tcPr>
            <w:tcW w:type="dxa" w:w="539"/>
          </w:tcPr>
          <w:p/>
        </w:tc>
        <w:tc>
          <w:tcPr>
            <w:tcW w:type="dxa" w:w="539"/>
            <w:shd w:val="clear" w:color="auto" w:fill="D9D9D9"/>
          </w:tcPr>
          <w:p/>
        </w:tc>
        <w:tc>
          <w:tcPr>
            <w:tcW w:type="dxa" w:w="539"/>
            <w:shd w:val="clear" w:color="auto" w:fill="D9D9D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服务运维与迭代</w:t>
            </w:r>
          </w:p>
        </w:tc>
        <w:tc>
          <w:tcPr>
            <w:tcW w:type="dxa" w:w="539"/>
          </w:tcPr>
          <w:p/>
        </w:tc>
        <w:tc>
          <w:tcPr>
            <w:tcW w:type="dxa" w:w="539"/>
          </w:tcPr>
          <w:p/>
        </w:tc>
        <w:tc>
          <w:tcPr>
            <w:tcW w:type="dxa" w:w="539"/>
          </w:tcPr>
          <w:p/>
        </w:tc>
        <w:tc>
          <w:tcPr>
            <w:tcW w:type="dxa" w:w="539"/>
          </w:tcPr>
          <w:p/>
        </w:tc>
        <w:tc>
          <w:tcPr>
            <w:tcW w:type="dxa" w:w="539"/>
          </w:tcPr>
          <w:p/>
        </w:tc>
        <w:tc>
          <w:tcPr>
            <w:tcW w:type="dxa" w:w="539"/>
            <w:shd w:val="clear" w:color="auto" w:fill="D9D9D9"/>
          </w:tcPr>
          <w:p/>
        </w:tc>
        <w:tc>
          <w:tcPr>
            <w:tcW w:type="dxa" w:w="539"/>
            <w:shd w:val="clear" w:color="auto" w:fill="D9D9D9"/>
          </w:tcPr>
          <w:p/>
        </w:tc>
        <w:tc>
          <w:tcPr>
            <w:tcW w:type="dxa" w:w="539"/>
            <w:shd w:val="clear" w:color="auto" w:fill="D9D9D9"/>
          </w:tcPr>
          <w:p/>
        </w:tc>
        <w:tc>
          <w:tcPr>
            <w:tcW w:type="dxa" w:w="539"/>
            <w:shd w:val="clear" w:color="auto" w:fill="D9D9D9"/>
          </w:tcPr>
          <w:p/>
        </w:tc>
        <w:tc>
          <w:tcPr>
            <w:tcW w:type="dxa" w:w="539"/>
            <w:shd w:val="clear" w:color="auto" w:fill="D9D9D9"/>
          </w:tcPr>
          <w:p/>
        </w:tc>
        <w:tc>
          <w:tcPr>
            <w:tcW w:type="dxa" w:w="539"/>
            <w:shd w:val="clear" w:color="auto" w:fill="D9D9D9"/>
          </w:tcPr>
          <w:p/>
        </w:tc>
        <w:tc>
          <w:tcPr>
            <w:tcW w:type="dxa" w:w="539"/>
            <w:shd w:val="clear" w:color="auto" w:fill="D9D9D9"/>
          </w:tcPr>
          <w:p/>
        </w:tc>
      </w:tr>
      <w:tr>
        <w:tc>
          <w:tcPr>
            <w:tcW w:type="dxa" w:w="1826"/>
          </w:tcPr>
          <w:p>
            <w:r>
              <w:t>持续优化与续约评估支持</w:t>
            </w: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shd w:val="clear" w:color="auto" w:fill="D9D9D9"/>
          </w:tcPr>
          <w:p/>
        </w:tc>
        <w:tc>
          <w:tcPr>
            <w:tcW w:type="dxa" w:w="539"/>
            <w:shd w:val="clear" w:color="auto" w:fill="D9D9D9"/>
          </w:tcPr>
          <w:p/>
        </w:tc>
      </w:tr>
      <w:tr>
        <w:tc>
          <w:tcPr>
            <w:tcW w:type="dxa" w:w="1826"/>
          </w:tcPr>
          <w:p>
            <w:r>
              <w:t>需求评审通过</w:t>
            </w:r>
          </w:p>
        </w:tc>
        <w:tc>
          <w:tcPr>
            <w:tcW w:type="dxa" w:w="539"/>
          </w:tcPr>
          <w:p>
            <w:pPr>
              <w:jc w:val="center"/>
            </w:pPr>
            <w:r>
              <w:t>◆</w:t>
            </w: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生产上线</w:t>
            </w:r>
          </w:p>
        </w:tc>
        <w:tc>
          <w:tcPr>
            <w:tcW w:type="dxa" w:w="539"/>
          </w:tcPr>
          <w:p/>
        </w:tc>
        <w:tc>
          <w:tcPr>
            <w:tcW w:type="dxa" w:w="539"/>
          </w:tcPr>
          <w:p/>
        </w:tc>
        <w:tc>
          <w:tcPr>
            <w:tcW w:type="dxa" w:w="539"/>
          </w:tcPr>
          <w:p/>
        </w:tc>
        <w:tc>
          <w:tcPr>
            <w:tcW w:type="dxa" w:w="539"/>
          </w:tcPr>
          <w:p>
            <w:pPr>
              <w:jc w:val="center"/>
            </w:pPr>
            <w:r>
              <w:t>◆</w:t>
            </w: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合同验收</w:t>
            </w:r>
          </w:p>
        </w:tc>
        <w:tc>
          <w:tcPr>
            <w:tcW w:type="dxa" w:w="539"/>
          </w:tcPr>
          <w:p/>
        </w:tc>
        <w:tc>
          <w:tcPr>
            <w:tcW w:type="dxa" w:w="539"/>
          </w:tcPr>
          <w:p/>
        </w:tc>
        <w:tc>
          <w:tcPr>
            <w:tcW w:type="dxa" w:w="539"/>
          </w:tcPr>
          <w:p/>
        </w:tc>
        <w:tc>
          <w:tcPr>
            <w:tcW w:type="dxa" w:w="539"/>
          </w:tcPr>
          <w:p/>
        </w:tc>
        <w:tc>
          <w:tcPr>
            <w:tcW w:type="dxa" w:w="539"/>
          </w:tcPr>
          <w:p/>
        </w:tc>
        <w:tc>
          <w:tcPr>
            <w:tcW w:type="dxa" w:w="539"/>
          </w:tcPr>
          <w:p>
            <w:pPr>
              <w:jc w:val="center"/>
            </w:pPr>
            <w:r>
              <w:t>◆</w:t>
            </w:r>
          </w:p>
        </w:tc>
        <w:tc>
          <w:tcPr>
            <w:tcW w:type="dxa" w:w="539"/>
          </w:tcPr>
          <w:p/>
        </w:tc>
        <w:tc>
          <w:tcPr>
            <w:tcW w:type="dxa" w:w="539"/>
          </w:tcPr>
          <w:p/>
        </w:tc>
        <w:tc>
          <w:tcPr>
            <w:tcW w:type="dxa" w:w="539"/>
          </w:tcPr>
          <w:p/>
        </w:tc>
        <w:tc>
          <w:tcPr>
            <w:tcW w:type="dxa" w:w="539"/>
          </w:tcPr>
          <w:p/>
        </w:tc>
        <w:tc>
          <w:tcPr>
            <w:tcW w:type="dxa" w:w="539"/>
          </w:tcPr>
          <w:p/>
        </w:tc>
        <w:tc>
          <w:tcPr>
            <w:tcW w:type="dxa" w:w="539"/>
          </w:tcPr>
          <w:p/>
        </w:tc>
      </w:tr>
    </w:tbl>
    <w:p>
      <w:pPr>
        <w:pStyle w:val="TenderCaption"/>
        <w:jc w:val="center"/>
      </w:pPr>
      <w:del w:id="9" w:author="灵燕智能" w:date="2026-10-12T17:49:45Z">
        <w:r>
          <w:delText>实施进度计划（按月聚合，验收演示）</w:delText>
        </w:r>
      </w:del>
      <w:ins w:id="10" w:author="灵燕智能" w:date="2026-10-12T17:49:45Z">
        <w:r>
          <w:t xml:space="preserve">实施进度甘特图（按月聚合，验收演示）</w:t>
        </w:r>
      </w:ins>
    </w:p>
    <w:sectPr w:rsidR="00FC693F" w:rsidRPr="0006063C" w:rsidSect="00034616">
      <w:footerReference w:type="default" r:id="rId9"/>
      <w:pgSz w:w="11906" w:h="16838"/>
      <w:pgMar w:top="1440" w:right="1803" w:bottom="1440" w:left="1803" w:header="850" w:footer="992"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灵燕智能" w:initials="AI" w:date="2026-10-12T17:49:56Z">
    <w:p>
      <w:pPr>
        <w:pStyle w:val="CommentText"/>
      </w:pPr>
      <w:r>
        <w:rPr>
          <w:rStyle w:val="CommentReference"/>
        </w:rPr>
        <w:annotationRef/>
      </w:r>
      <w:r>
        <w:t>素材「数据管理架构和制度」小节为历史项目通用内容且含旧素材标题，验收演示环境不展开；正式投标前须按本主体实际数据管理体系重写该小节并注入素材适用区间。</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s="Times New Roman"/>
        <w:sz w:val="21"/>
        <w:szCs w:val="21"/>
      </w:rPr>
      <w:fldChar w:fldCharType="begin"/>
    </w:r>
    <w:r>
      <w:rPr>
        <w:rFonts w:ascii="Times New Roman" w:hAnsi="Times New Roman" w:eastAsia="Times New Roman" w:cs="Times New Roman"/>
        <w:sz w:val="21"/>
        <w:szCs w:val="21"/>
      </w:rPr>
      <w:instrText xml:space="preserve"> PAGE </w:instrText>
    </w:r>
    <w:r>
      <w:rPr>
        <w:rFonts w:ascii="Times New Roman" w:hAnsi="Times New Roman" w:eastAsia="Times New Roman" w:cs="Times New Roman"/>
        <w:sz w:val="21"/>
        <w:szCs w:val="21"/>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2"/>
        <w:szCs w:val="22"/>
        <w:lang w:val="en-US" w:eastAsia="zh-CN"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jc w:val="both"/>
    </w:pPr>
    <w:rPr>
      <w:rFonts w:ascii="Times New Roman" w:hAnsi="Times New Roman" w:eastAsia="宋体"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260" w:line="240" w:lineRule="auto"/>
      <w:outlineLvl w:val="0"/>
    </w:pPr>
    <w:rPr>
      <w:rFonts w:ascii="黑体" w:hAnsi="黑体" w:eastAsia="黑体" w:cs="黑体"/>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260" w:line="240" w:lineRule="auto"/>
      <w:outlineLvl w:val="1"/>
    </w:pPr>
    <w:rPr>
      <w:rFonts w:ascii="黑体" w:hAnsi="黑体" w:eastAsia="黑体" w:cs="黑体"/>
      <w:b/>
      <w:bCs/>
      <w:i w:val="0"/>
      <w:color w:val="000000"/>
      <w:sz w:val="30"/>
      <w:szCs w:val="26"/>
    </w:rPr>
  </w:style>
  <w:style w:type="paragraph" w:styleId="Heading3">
    <w:name w:val="heading 3"/>
    <w:basedOn w:val="Normal"/>
    <w:next w:val="Normal"/>
    <w:link w:val="Heading3Char"/>
    <w:uiPriority w:val="9"/>
    <w:unhideWhenUsed/>
    <w:qFormat/>
    <w:rsid w:val="00FC693F"/>
    <w:pPr>
      <w:keepNext/>
      <w:keepLines/>
      <w:spacing w:before="260" w:after="260" w:line="240" w:lineRule="auto"/>
      <w:outlineLvl w:val="2"/>
    </w:pPr>
    <w:rPr>
      <w:rFonts w:ascii="黑体" w:hAnsi="黑体" w:eastAsia="黑体" w:cs="黑体"/>
      <w:b/>
      <w:bCs/>
      <w:i w:val="0"/>
      <w:color w:val="000000"/>
      <w:sz w:val="28"/>
    </w:rPr>
  </w:style>
  <w:style w:type="paragraph" w:styleId="Heading4">
    <w:name w:val="heading 4"/>
    <w:basedOn w:val="Normal"/>
    <w:next w:val="Normal"/>
    <w:link w:val="Heading4Char"/>
    <w:uiPriority w:val="9"/>
    <w:semiHidden/>
    <w:unhideWhenUsed/>
    <w:qFormat/>
    <w:rsid w:val="00FC693F"/>
    <w:pPr>
      <w:keepNext/>
      <w:keepLines/>
      <w:spacing w:before="260" w:after="260" w:line="240" w:lineRule="auto"/>
      <w:outlineLvl w:val="3"/>
    </w:pPr>
    <w:rPr>
      <w:rFonts w:ascii="黑体" w:hAnsi="黑体" w:eastAsia="黑体" w:cs="黑体"/>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黑体" w:hAnsi="黑体" w:eastAsia="黑体" w:cs="黑体"/>
      <w:b/>
      <w:bCs/>
      <w:i w:val="0"/>
      <w:color w:val="000000"/>
      <w:sz w:val="32"/>
      <w:szCs w:val="28"/>
    </w:rPr>
  </w:style>
  <w:style w:type="character" w:customStyle="1" w:styleId="Heading2Char">
    <w:name w:val="Heading 2 Char"/>
    <w:basedOn w:val="DefaultParagraphFont"/>
    <w:link w:val="Heading2"/>
    <w:uiPriority w:val="9"/>
    <w:rsid w:val="00FC693F"/>
    <w:rPr>
      <w:rFonts w:ascii="黑体" w:hAnsi="黑体" w:eastAsia="黑体" w:cs="黑体"/>
      <w:b/>
      <w:bCs/>
      <w:i w:val="0"/>
      <w:color w:val="000000"/>
      <w:sz w:val="30"/>
      <w:szCs w:val="26"/>
    </w:rPr>
  </w:style>
  <w:style w:type="character" w:customStyle="1" w:styleId="Heading3Char">
    <w:name w:val="Heading 3 Char"/>
    <w:basedOn w:val="DefaultParagraphFont"/>
    <w:link w:val="Heading3"/>
    <w:uiPriority w:val="9"/>
    <w:rsid w:val="00FC693F"/>
    <w:rPr>
      <w:rFonts w:ascii="黑体" w:hAnsi="黑体" w:eastAsia="黑体" w:cs="黑体"/>
      <w:b/>
      <w:bCs/>
      <w:i w:val="0"/>
      <w:color w:val="000000"/>
      <w:sz w:val="28"/>
    </w:rPr>
  </w:style>
  <w:style w:type="paragraph" w:styleId="Title">
    <w:name w:val="Title"/>
    <w:basedOn w:val="Normal"/>
    <w:next w:val="Normal"/>
    <w:link w:val="TitleChar"/>
    <w:uiPriority w:val="10"/>
    <w:qFormat/>
    <w:rsid w:val="00FC693F"/>
    <w:pPr>
      <w:spacing w:after="440" w:line="240" w:lineRule="auto" w:before="0"/>
      <w:contextualSpacing/>
      <w:jc w:val="center"/>
    </w:pPr>
    <w:rPr>
      <w:rFonts w:ascii="黑体" w:hAnsi="黑体" w:eastAsia="黑体" w:cs="黑体"/>
      <w:b/>
      <w:i w:val="0"/>
      <w:color w:val="000000"/>
      <w:spacing w:val="5"/>
      <w:kern w:val="28"/>
      <w:sz w:val="44"/>
      <w:szCs w:val="52"/>
    </w:rPr>
  </w:style>
  <w:style w:type="character" w:customStyle="1" w:styleId="TitleChar">
    <w:name w:val="Title Char"/>
    <w:basedOn w:val="DefaultParagraphFont"/>
    <w:link w:val="Title"/>
    <w:uiPriority w:val="10"/>
    <w:rsid w:val="00FC693F"/>
    <w:rPr>
      <w:rFonts w:ascii="黑体" w:hAnsi="黑体" w:eastAsia="黑体" w:cs="黑体"/>
      <w:b/>
      <w:i w:val="0"/>
      <w:color w:val="000000"/>
      <w:spacing w:val="5"/>
      <w:kern w:val="28"/>
      <w:sz w:val="44"/>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黑体" w:hAnsi="黑体" w:eastAsia="黑体" w:cs="黑体"/>
      <w:b/>
      <w:bCs/>
      <w:i w:val="0"/>
      <w:iCs/>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Normal"/>
    <w:next w:val="Normal"/>
    <w:uiPriority w:val="39"/>
    <w:semiHidden/>
    <w:unhideWhenUsed/>
    <w:qFormat/>
    <w:rsid w:val="00FC693F"/>
    <w:pPr>
      <w:spacing w:before="0" w:after="360"/>
      <w:jc w:val="center"/>
      <w:outlineLvl w:val="9"/>
    </w:pPr>
    <w:rPr>
      <w:rFonts w:ascii="黑体" w:hAnsi="黑体" w:eastAsia="黑体" w:cs="黑体"/>
      <w:b/>
      <w:color w:val="000000"/>
      <w:sz w:val="3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nderBody">
    <w:name w:val="Tender Body"/>
    <w:basedOn w:val="Normal"/>
    <w:qFormat/>
    <w:pPr>
      <w:spacing w:line="360" w:lineRule="auto" w:before="0" w:after="0"/>
      <w:ind w:firstLineChars="200" w:firstLine="480"/>
      <w:jc w:val="both"/>
    </w:pPr>
  </w:style>
  <w:style w:type="paragraph" w:customStyle="1" w:styleId="TenderCover">
    <w:name w:val="Tender Cover"/>
    <w:basedOn w:val="Normal"/>
    <w:qFormat/>
    <w:pPr>
      <w:spacing w:line="360" w:lineRule="auto" w:before="0" w:after="360"/>
      <w:jc w:val="center"/>
    </w:pPr>
    <w:rPr>
      <w:rFonts w:ascii="黑体" w:hAnsi="黑体" w:eastAsia="黑体" w:cs="黑体"/>
      <w:b/>
      <w:sz w:val="44"/>
    </w:rPr>
  </w:style>
  <w:style w:type="paragraph" w:customStyle="1" w:styleId="TenderCoverSub">
    <w:name w:val="Tender Cover Sub"/>
    <w:basedOn w:val="TenderCover"/>
    <w:qFormat/>
    <w:pPr>
      <w:spacing w:after="120"/>
      <w:jc w:val="center"/>
    </w:pPr>
    <w:rPr>
      <w:b/>
      <w:sz w:val="30"/>
    </w:rPr>
  </w:style>
  <w:style w:type="paragraph" w:customStyle="1" w:styleId="TenderCaption">
    <w:name w:val="Tender Caption"/>
    <w:basedOn w:val="Normal"/>
    <w:qFormat/>
    <w:pPr>
      <w:spacing w:line="360" w:lineRule="auto" w:before="60" w:after="120"/>
      <w:jc w:val="center"/>
    </w:pPr>
    <w:rPr>
      <w:rFonts w:ascii="Times New Roman" w:hAnsi="Times New Roman" w:eastAsia="宋体" w:cs="Times New Roman"/>
      <w:sz w:val="18"/>
    </w:rPr>
  </w:style>
  <w:style w:type="paragraph" w:customStyle="1" w:styleId="TOC1">
    <w:name w:val="toc 1"/>
    <w:basedOn w:val="Normal"/>
    <w:qFormat/>
    <w:pPr>
      <w:tabs>
        <w:tab w:pos="8300" w:val="right" w:leader="dot"/>
      </w:tabs>
      <w:spacing w:line="360" w:lineRule="auto" w:before="0" w:after="0"/>
      <w:ind w:left="0"/>
    </w:pPr>
    <w:rPr>
      <w:rFonts w:ascii="Times New Roman" w:hAnsi="Times New Roman" w:eastAsia="宋体" w:cs="Times New Roman"/>
      <w:color w:val="000000"/>
      <w:sz w:val="24"/>
    </w:rPr>
  </w:style>
  <w:style w:type="paragraph" w:customStyle="1" w:styleId="TOC2">
    <w:name w:val="toc 2"/>
    <w:basedOn w:val="Normal"/>
    <w:qFormat/>
    <w:pPr>
      <w:tabs>
        <w:tab w:pos="8300" w:val="right" w:leader="dot"/>
      </w:tabs>
      <w:spacing w:line="360" w:lineRule="auto" w:before="0" w:after="0"/>
      <w:ind w:left="480"/>
    </w:pPr>
    <w:rPr>
      <w:rFonts w:ascii="Times New Roman" w:hAnsi="Times New Roman" w:eastAsia="宋体" w:cs="Times New Roman"/>
      <w:color w:val="000000"/>
      <w:sz w:val="24"/>
    </w:rPr>
  </w:style>
  <w:style w:type="paragraph" w:customStyle="1" w:styleId="TOC3">
    <w:name w:val="toc 3"/>
    <w:basedOn w:val="Normal"/>
    <w:qFormat/>
    <w:pPr>
      <w:tabs>
        <w:tab w:pos="8300" w:val="right" w:leader="dot"/>
      </w:tabs>
      <w:spacing w:line="360" w:lineRule="auto" w:before="0" w:after="0"/>
      <w:ind w:left="960"/>
    </w:pPr>
    <w:rPr>
      <w:rFonts w:ascii="Times New Roman" w:hAnsi="Times New Roman" w:eastAsia="宋体" w:cs="Times New Roman"/>
      <w:color w:val="000000"/>
      <w:sz w:val="24"/>
    </w:rPr>
  </w:style>
  <w:style w:type="paragraph" w:customStyle="1" w:styleId="TenderHeader">
    <w:name w:val="Tender Header"/>
    <w:basedOn w:val="Normal"/>
    <w:pPr>
      <w:spacing w:line="240" w:lineRule="auto"/>
      <w:jc w:val="center"/>
    </w:pPr>
    <w:rPr>
      <w:rFonts w:ascii="Times New Roman" w:hAnsi="Times New Roman" w:eastAsia="宋体" w:cs="Times New Roman"/>
      <w:sz w:val="18"/>
    </w:rPr>
  </w:style>
  <w:style w:type="paragraph" w:styleId="5">
    <w:name w:val="heading 2 2"/>
    <w:basedOn w:val="1"/>
    <w:next w:val="1"/>
    <w:link w:val="30"/>
    <w:unhideWhenUsed/>
    <w:qFormat/>
    <w:uiPriority w:val="0"/>
    <w:pPr>
      <w:keepNext/>
      <w:keepLines/>
      <w:ind w:firstLineChars="0"/>
      <w:jc w:val="left"/>
      <w:outlineLvl w:val="1"/>
    </w:pPr>
    <w:rPr>
      <w:rFonts w:ascii="Arial Bold" w:hAnsi="Arial Bold"/>
      <w:b/>
      <w:bCs/>
      <w:sz w:val="32"/>
      <w:szCs w:val="32"/>
    </w:rPr>
  </w:style>
  <w:style w:type="paragraph" w:styleId="4">
    <w:name w:val="heading 1 2"/>
    <w:basedOn w:val="1"/>
    <w:next w:val="1"/>
    <w:link w:val="29"/>
    <w:qFormat/>
    <w:uiPriority w:val="0"/>
    <w:pPr>
      <w:keepNext/>
      <w:keepLines/>
      <w:ind w:left="432" w:hanging="432" w:firstLineChars="0"/>
      <w:jc w:val="left"/>
      <w:outlineLvl w:val="0"/>
    </w:pPr>
    <w:rPr>
      <w:rFonts w:ascii="Songti SC Bold" w:hAnsi="Songti SC Bold" w:eastAsia="Songti SC Bold" w:cs="Songti SC"/>
      <w:b/>
      <w:bCs/>
      <w:kern w:val="44"/>
      <w:sz w:val="36"/>
      <w:szCs w:val="36"/>
    </w:rPr>
  </w:style>
  <w:style w:type="character" w:customStyle="1" w:styleId="29">
    <w:name w:val="标题 1 字符"/>
    <w:link w:val="4"/>
    <w:qFormat/>
    <w:uiPriority w:val="9"/>
    <w:rPr>
      <w:rFonts w:ascii="Songti SC Bold" w:hAnsi="Songti SC Bold" w:eastAsia="Songti SC Bold" w:cs="Songti SC"/>
      <w:b/>
      <w:bCs/>
      <w:snapToGrid w:val="0"/>
      <w:color w:val="000000"/>
      <w:kern w:val="44"/>
      <w:sz w:val="36"/>
      <w:szCs w:val="36"/>
      <w:lang w:eastAsia="en-US"/>
    </w:rPr>
  </w:style>
  <w:style w:type="paragraph" w:styleId="1">
    <w:name w:val="Normal 2"/>
    <w:next w:val="2"/>
    <w:qFormat/>
    <w:uiPriority w:val="0"/>
    <w:pPr>
      <w:widowControl w:val="0"/>
      <w:spacing w:line="36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2">
    <w:name w:val="Normal Indent"/>
    <w:basedOn w:val="1"/>
    <w:next w:val="3"/>
    <w:link w:val="40"/>
    <w:qFormat/>
    <w:uiPriority w:val="0"/>
    <w:pPr>
      <w:ind w:firstLine="420"/>
    </w:pPr>
  </w:style>
  <w:style w:type="paragraph" w:styleId="3">
    <w:name w:val="Body Text Indent"/>
    <w:basedOn w:val="1"/>
    <w:next w:val="2"/>
    <w:qFormat/>
    <w:uiPriority w:val="0"/>
    <w:pPr>
      <w:spacing w:after="120"/>
      <w:ind w:left="420" w:leftChars="200"/>
    </w:pPr>
  </w:style>
  <w:style w:type="paragraph" w:styleId="7">
    <w:name w:val="heading 4 2"/>
    <w:basedOn w:val="1"/>
    <w:next w:val="1"/>
    <w:link w:val="32"/>
    <w:unhideWhenUsed/>
    <w:qFormat/>
    <w:uiPriority w:val="0"/>
    <w:pPr>
      <w:keepNext/>
      <w:keepLines/>
      <w:ind w:firstLineChars="0"/>
      <w:jc w:val="left"/>
      <w:outlineLvl w:val="3"/>
    </w:pPr>
    <w:rPr>
      <w:rFonts w:ascii="Songti SC Bold" w:hAnsi="Songti SC Bold" w:eastAsia="Songti SC Bold" w:cs="Songti SC Bold"/>
      <w:b/>
      <w:bCs/>
      <w:color w:val="000000" w:themeColor="text1"/>
      <w:sz w:val="28"/>
      <w:szCs w:val="28"/>
      <w14:textFill>
        <w14:solidFill>
          <w14:schemeClr w14:val="tx1"/>
        </w14:solidFill>
      </w14:textFill>
      <w14:ligatures w14:val="standardContextual"/>
    </w:rPr>
  </w:style>
  <w:style w:type="character" w:customStyle="1" w:styleId="30">
    <w:name w:val="标题 2 字符"/>
    <w:basedOn w:val="27"/>
    <w:link w:val="5"/>
    <w:qFormat/>
    <w:uiPriority w:val="9"/>
    <w:rPr>
      <w:rFonts w:ascii="Arial Bold" w:hAnsi="Arial Bold" w:eastAsia="宋体" w:cs="Times New Roman"/>
      <w:b/>
      <w:bCs/>
      <w:sz w:val="32"/>
      <w:szCs w:val="32"/>
      <w14:ligatures w14:val="standardContextual"/>
    </w:rPr>
  </w:style>
  <w:style w:type="character" w:customStyle="1" w:styleId="32">
    <w:name w:val="标题 4 字符"/>
    <w:basedOn w:val="27"/>
    <w:link w:val="7"/>
    <w:qFormat/>
    <w:uiPriority w:val="0"/>
    <w:rPr>
      <w:rFonts w:ascii="Songti SC Bold" w:hAnsi="Songti SC Bold" w:eastAsia="Songti SC Bold" w:cs="Songti SC Bold"/>
      <w:b/>
      <w:bCs/>
      <w:color w:val="000000" w:themeColor="text1"/>
      <w:sz w:val="28"/>
      <w:szCs w:val="28"/>
      <w14:textFill>
        <w14:solidFill>
          <w14:schemeClr w14:val="tx1"/>
        </w14:solidFill>
      </w14:textFill>
      <w14:ligatures w14:val="standardContextual"/>
    </w:rPr>
  </w:style>
  <w:style w:type="character" w:customStyle="1" w:styleId="40">
    <w:name w:val="正文缩进 字符"/>
    <w:link w:val="2"/>
    <w:qFormat/>
    <w:uiPriority w:val="0"/>
    <w:rPr>
      <w:rFonts w:ascii="Times New Roman" w:hAnsi="Times New Roman" w:eastAsia="宋体" w:cs="Times New Roman"/>
      <w:kern w:val="2"/>
      <w:sz w:val="24"/>
      <w:szCs w:val="24"/>
    </w:rPr>
  </w:style>
  <w:style w:type="character" w:styleId="27">
    <w:name w:val="Default Paragraph Font 2"/>
    <w:semiHidden/>
    <w:unhideWhenUsed/>
    <w:uiPriority w:val="1"/>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