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无不良信用记录承诺函（格式7-7）</w:t>
      </w:r>
    </w:p>
    <w:p w14:paraId="341A700C">
      <w:pPr>
        <w:pStyle w:val="5"/>
        <w:spacing w:before="0" w:after="0" w:line="560" w:lineRule="exact"/>
        <w:jc w:val="center"/>
        <w:rPr>
          <w:rFonts w:hint="eastAsia" w:ascii="仿宋" w:hAnsi="仿宋" w:eastAsia="仿宋" w:cs="仿宋"/>
          <w:b/>
          <w:color w:val="auto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auto"/>
          <w:kern w:val="0"/>
          <w:sz w:val="27"/>
          <w:szCs w:val="27"/>
          <w:highlight w:val="none"/>
        </w:rPr>
        <w:br w:type="page"/>
      </w:r>
      <w:r>
        <w:rPr>
          <w:rFonts w:hint="eastAsia" w:ascii="仿宋" w:hAnsi="仿宋" w:eastAsia="仿宋" w:cs="仿宋"/>
          <w:b/>
          <w:color w:val="auto"/>
          <w:kern w:val="0"/>
          <w:sz w:val="32"/>
          <w:szCs w:val="32"/>
          <w:highlight w:val="none"/>
          <w:lang w:val="en-US" w:eastAsia="zh-CN"/>
        </w:rPr>
        <w:t>7-7投标供应商在投标截止时间前在“信用中国”</w:t>
      </w:r>
      <w:r>
        <w:rPr>
          <w:rFonts w:hint="eastAsia" w:ascii="仿宋" w:hAnsi="仿宋" w:eastAsia="仿宋" w:cs="仿宋"/>
          <w:b/>
          <w:color w:val="auto"/>
          <w:kern w:val="0"/>
          <w:sz w:val="32"/>
          <w:szCs w:val="32"/>
          <w:highlight w:val="none"/>
        </w:rPr>
        <w:t>（www.creditchina.gov.cn）及中国政府采购网（www.ccgp.gov.cn）上无不良信用记录的承诺函</w:t>
      </w:r>
    </w:p>
    <w:p w14:paraId="02ED09CB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</w:p>
    <w:p w14:paraId="2CB8BFAE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  <w:t>致：江西省永晋招标咨询有限公司</w:t>
      </w:r>
    </w:p>
    <w:p w14:paraId="2B6C7261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  <w:t>我公司在投标截止时间前在“信用中国”（www.creditchina.gov.cn）及中国政府采购网（www.ccgp.gov.cn）上无不良信用记录。</w:t>
      </w:r>
    </w:p>
    <w:p w14:paraId="71356A10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</w:p>
    <w:p w14:paraId="057D4146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</w:p>
    <w:p w14:paraId="29C81B46">
      <w:pPr>
        <w:spacing w:line="360" w:lineRule="auto"/>
        <w:ind w:firstLine="560" w:firstLineChars="200"/>
        <w:jc w:val="righ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  <w:t xml:space="preserve">         </w:t>
      </w:r>
      <w:del w:id="5" w:author="灵燕智能" w:date="2026-10-12T17:39:42Z">
        <w:r>
          <w:rPr>
            <w:rFonts w:hint="eastAsia" w:ascii="仿宋" w:hAnsi="仿宋" w:eastAsia="仿宋" w:cs="仿宋"/>
            <w:color w:val="auto"/>
            <w:kern w:val="0"/>
            <w:sz w:val="28"/>
            <w:szCs w:val="28"/>
            <w:highlight w:val="none"/>
          </w:rPr>
          <w:delText>法定代表人（经营者或自然人）</w:delText>
        </w:r>
      </w:del>
      <w:del w:id="5" w:author="灵燕智能" w:date="2026-10-12T17:39:42Z">
        <w:r>
          <w:rPr>
            <w:rFonts w:hint="eastAsia" w:ascii="仿宋" w:hAnsi="仿宋" w:eastAsia="仿宋" w:cs="仿宋"/>
            <w:color w:val="auto"/>
            <w:kern w:val="0"/>
            <w:sz w:val="28"/>
            <w:szCs w:val="28"/>
            <w:highlight w:val="none"/>
            <w:lang w:val="en-US" w:eastAsia="zh-CN"/>
          </w:rPr>
          <w:delText>或授权代表</w:delText>
        </w:r>
      </w:del>
      <w:del w:id="5" w:author="灵燕智能" w:date="2026-10-12T17:39:42Z">
        <w:r>
          <w:rPr>
            <w:rFonts w:hint="eastAsia" w:ascii="仿宋" w:hAnsi="仿宋" w:eastAsia="仿宋" w:cs="仿宋"/>
            <w:color w:val="auto"/>
            <w:kern w:val="0"/>
            <w:sz w:val="28"/>
            <w:szCs w:val="28"/>
            <w:highlight w:val="none"/>
          </w:rPr>
          <w:delText>（签字或盖章）</w:delText>
        </w:r>
      </w:del>
      <w:ins w:id="6" w:author="灵燕智能" w:date="2026-10-12T17:39:42Z">
        <w:r>
          <w:rPr>
            <w:rFonts w:hint="eastAsia" w:ascii="仿宋" w:hAnsi="仿宋" w:eastAsia="仿宋" w:cs="仿宋"/>
            <w:color w:val="auto"/>
            <w:kern w:val="0"/>
            <w:sz w:val="28"/>
            <w:szCs w:val="28"/>
            <w:highlight w:val="none"/>
          </w:rPr>
          <w:t xml:space="preserve">法定代表人（经营者或自然人）或授权代表（签字或盖章）：陈演示（总经理）</w:t>
        </w:r>
      </w:ins>
    </w:p>
    <w:p w14:paraId="3C6E7940">
      <w:pPr>
        <w:spacing w:line="360" w:lineRule="auto"/>
        <w:ind w:firstLine="560" w:firstLineChars="200"/>
        <w:jc w:val="righ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  <w:t xml:space="preserve">   </w:t>
      </w:r>
    </w:p>
    <w:p w14:paraId="15EB7D0B">
      <w:pPr>
        <w:spacing w:line="360" w:lineRule="auto"/>
        <w:ind w:firstLine="560" w:firstLineChars="200"/>
        <w:jc w:val="righ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  <w:t xml:space="preserve">                    </w:t>
      </w:r>
      <w:del w:id="3" w:author="灵燕智能" w:date="2026-10-12T17:39:42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 xml:space="preserve">投标供应商名称（公章或自然人印鉴章）</w:delText>
        </w:r>
      </w:del>
      <w:ins w:id="4" w:author="灵燕智能" w:date="2026-10-12T17:39:42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t xml:space="preserve">投标供应商名称（公章或自然人印鉴章）：杭州研数科技有限公司（验收演示）</w:t>
        </w:r>
      </w:ins>
      <w:r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  <w:t xml:space="preserve"> </w:t>
      </w:r>
    </w:p>
    <w:p w14:paraId="6DC895B6">
      <w:pPr>
        <w:spacing w:line="360" w:lineRule="auto"/>
        <w:ind w:firstLine="560" w:firstLineChars="200"/>
        <w:jc w:val="righ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</w:p>
    <w:p w14:paraId="28B4AB47">
      <w:pPr>
        <w:widowControl/>
        <w:spacing w:line="360" w:lineRule="auto"/>
        <w:ind w:firstLine="560" w:firstLineChars="200"/>
        <w:jc w:val="center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  <w:del w:id="1" w:author="灵燕智能" w:date="2026-10-12T17:39:42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>年   月   日</w:delText>
        </w:r>
      </w:del>
      <w:ins w:id="2" w:author="灵燕智能" w:date="2026-10-12T17:39:42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t xml:space="preserve">2026 年 8 月 19 日</w:t>
        </w:r>
      </w:ins>
      <w:r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  <w:br w:type="page"/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sz w:val="21"/>
        <w:szCs w:val="21"/>
      </w:rPr>
      <w:fldChar w:fldCharType="begin"/>
    </w:r>
    <w:r>
      <w:rPr>
        <w:rFonts w:ascii="Times New Roman" w:hAnsi="Times New Roman" w:eastAsia="Times New Roman" w:cs="Times New Roman"/>
        <w:sz w:val="21"/>
        <w:szCs w:val="21"/>
      </w:rPr>
      <w:instrText xml:space="preserve"> PAGE </w:instrText>
    </w:r>
    <w:r>
      <w:rPr>
        <w:rFonts w:ascii="Times New Roman" w:hAnsi="Times New Roman" w:eastAsia="Times New Roman" w:cs="Times New Roman"/>
        <w:sz w:val="21"/>
        <w:szCs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260" w:line="240" w:lineRule="auto"/>
      <w:outlineLvl w:val="0"/>
    </w:pPr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240" w:lineRule="auto"/>
      <w:outlineLvl w:val="1"/>
    </w:pPr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240" w:lineRule="auto"/>
      <w:outlineLvl w:val="2"/>
    </w:pPr>
    <w:rPr>
      <w:rFonts w:ascii="黑体" w:hAnsi="黑体" w:eastAsia="黑体" w:cs="黑体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260" w:line="240" w:lineRule="auto"/>
      <w:outlineLvl w:val="3"/>
    </w:pPr>
    <w:rPr>
      <w:rFonts w:ascii="黑体" w:hAnsi="黑体" w:eastAsia="黑体" w:cs="黑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黑体" w:hAnsi="黑体" w:eastAsia="黑体" w:cs="黑体"/>
      <w:b/>
      <w:bCs/>
      <w:i w:val="0"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 w:before="0"/>
      <w:contextualSpacing/>
      <w:jc w:val="center"/>
    </w:pPr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黑体" w:hAnsi="黑体" w:eastAsia="黑体" w:cs="黑体"/>
      <w:b/>
      <w:bCs/>
      <w:i w:val="0"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Normal"/>
    <w:next w:val="Normal"/>
    <w:uiPriority w:val="39"/>
    <w:semiHidden/>
    <w:unhideWhenUsed/>
    <w:qFormat/>
    <w:rsid w:val="00FC693F"/>
    <w:pPr>
      <w:spacing w:before="0" w:after="360"/>
      <w:jc w:val="center"/>
      <w:outlineLvl w:val="9"/>
    </w:pPr>
    <w:rPr>
      <w:rFonts w:ascii="黑体" w:hAnsi="黑体" w:eastAsia="黑体" w:cs="黑体"/>
      <w:b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nderBody">
    <w:name w:val="Tender Body"/>
    <w:basedOn w:val="Normal"/>
    <w:qFormat/>
    <w:pPr>
      <w:spacing w:line="360" w:lineRule="auto" w:before="0" w:after="0"/>
      <w:ind w:firstLineChars="200" w:firstLine="480"/>
      <w:jc w:val="both"/>
    </w:pPr>
  </w:style>
  <w:style w:type="paragraph" w:customStyle="1" w:styleId="TenderCover">
    <w:name w:val="Tender Cover"/>
    <w:basedOn w:val="Normal"/>
    <w:qFormat/>
    <w:pPr>
      <w:spacing w:line="360" w:lineRule="auto" w:before="0" w:after="360"/>
      <w:jc w:val="center"/>
    </w:pPr>
    <w:rPr>
      <w:rFonts w:ascii="黑体" w:hAnsi="黑体" w:eastAsia="黑体" w:cs="黑体"/>
      <w:b/>
      <w:sz w:val="44"/>
    </w:rPr>
  </w:style>
  <w:style w:type="paragraph" w:customStyle="1" w:styleId="TenderCoverSub">
    <w:name w:val="Tender Cover Sub"/>
    <w:basedOn w:val="TenderCover"/>
    <w:qFormat/>
    <w:pPr>
      <w:spacing w:after="120"/>
      <w:jc w:val="center"/>
    </w:pPr>
    <w:rPr>
      <w:b/>
      <w:sz w:val="30"/>
    </w:rPr>
  </w:style>
  <w:style w:type="paragraph" w:customStyle="1" w:styleId="TenderCaption">
    <w:name w:val="Tender Caption"/>
    <w:basedOn w:val="Normal"/>
    <w:qFormat/>
    <w:pPr>
      <w:spacing w:line="360" w:lineRule="auto" w:before="60" w:after="120"/>
      <w:jc w:val="center"/>
    </w:pPr>
    <w:rPr>
      <w:rFonts w:ascii="Times New Roman" w:hAnsi="Times New Roman" w:eastAsia="宋体" w:cs="Times New Roman"/>
      <w:sz w:val="18"/>
    </w:rPr>
  </w:style>
  <w:style w:type="paragraph" w:customStyle="1" w:styleId="TOC1">
    <w:name w:val="toc 1"/>
    <w:basedOn w:val="Normal"/>
    <w:qFormat/>
    <w:pPr>
      <w:tabs>
        <w:tab w:pos="8300" w:val="right" w:leader="dot"/>
      </w:tabs>
      <w:spacing w:line="360" w:lineRule="auto" w:before="0" w:after="0"/>
      <w:ind w:left="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2">
    <w:name w:val="toc 2"/>
    <w:basedOn w:val="Normal"/>
    <w:qFormat/>
    <w:pPr>
      <w:tabs>
        <w:tab w:pos="8300" w:val="right" w:leader="dot"/>
      </w:tabs>
      <w:spacing w:line="360" w:lineRule="auto" w:before="0" w:after="0"/>
      <w:ind w:left="48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3">
    <w:name w:val="toc 3"/>
    <w:basedOn w:val="Normal"/>
    <w:qFormat/>
    <w:pPr>
      <w:tabs>
        <w:tab w:pos="8300" w:val="right" w:leader="dot"/>
      </w:tabs>
      <w:spacing w:line="360" w:lineRule="auto" w:before="0" w:after="0"/>
      <w:ind w:left="96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enderHeader">
    <w:name w:val="Tender Header"/>
    <w:basedOn w:val="Normal"/>
    <w:pPr>
      <w:spacing w:line="240" w:lineRule="auto"/>
      <w:jc w:val="center"/>
    </w:pPr>
    <w:rPr>
      <w:rFonts w:ascii="Times New Roman" w:hAnsi="Times New Roman" w:eastAsia="宋体" w:cs="Times New Roman"/>
      <w:sz w:val="18"/>
    </w:rPr>
  </w:style>
  <w:style w:type="paragraph" w:styleId="5">
    <w:name w:val="heading 4 2"/>
    <w:basedOn w:val="1"/>
    <w:next w:val="1"/>
    <w:link w:val="55"/>
    <w:qFormat/>
    <w:uiPriority w:val="0"/>
    <w:pPr>
      <w:keepNext/>
      <w:keepLines/>
      <w:tabs>
        <w:tab w:val="left" w:pos="0"/>
      </w:tabs>
      <w:spacing w:before="280" w:after="290" w:line="376" w:lineRule="auto"/>
      <w:outlineLvl w:val="3"/>
    </w:pPr>
    <w:rPr>
      <w:rFonts w:ascii="Arial" w:hAnsi="Arial" w:eastAsia="黑体" w:cs="Times New Roman"/>
      <w:bCs/>
      <w:sz w:val="24"/>
      <w:szCs w:val="28"/>
    </w:rPr>
  </w:style>
  <w:style w:type="paragraph" w:styleId="1">
    <w:name w:val="Normal 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customStyle="1" w:styleId="55">
    <w:name w:val="标题 4 Char"/>
    <w:link w:val="5"/>
    <w:uiPriority w:val="0"/>
    <w:rPr>
      <w:rFonts w:ascii="Arial" w:hAnsi="Arial" w:eastAsia="黑体"/>
      <w:bCs/>
      <w:kern w:val="2"/>
      <w:sz w:val="24"/>
      <w:szCs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