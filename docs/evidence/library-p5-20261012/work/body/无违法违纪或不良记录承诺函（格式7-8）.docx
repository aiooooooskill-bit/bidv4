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无违法违纪或不良记录承诺函（格式7-8）</w:t>
      </w:r>
    </w:p>
    <w:p w14:paraId="5F4DEDEF">
      <w:pPr>
        <w:widowControl/>
        <w:spacing w:line="360" w:lineRule="auto"/>
        <w:ind w:firstLine="643" w:firstLineChars="200"/>
        <w:jc w:val="center"/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 w:bidi="ar-SA"/>
        </w:rPr>
      </w:pP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 w:bidi="ar-SA"/>
        </w:rPr>
        <w:t>7-8在经营活动中没有违法违纪或不良记录（未被列入黑名单）的承诺函（格式）</w:t>
      </w:r>
      <w:bookmarkEnd w:id="209"/>
      <w:bookmarkEnd w:id="210"/>
      <w:bookmarkEnd w:id="211"/>
    </w:p>
    <w:p w14:paraId="7317E985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致：赣州银行股份有限公司</w:t>
      </w:r>
    </w:p>
    <w:p w14:paraId="70A43150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</w:pPr>
      <w:del w:id="9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我公司愿意针对（单位名称+项目名称）项目进行投标</w:delText>
        </w:r>
      </w:del>
      <w:ins w:id="10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我公司愿意针对</w:t>
        </w:r>
        <w:del w:id="11" w:author="灵燕智能" w:date="2026-10-12T17:40:05Z">
          <w:r>
            <w:rPr>
              <w:rFonts w:hint="eastAsia" w:ascii="仿宋" w:hAnsi="仿宋" w:eastAsia="仿宋" w:cs="仿宋"/>
              <w:smallCaps w:val="0"/>
              <w:kern w:val="0"/>
              <w:sz w:val="28"/>
              <w:szCs w:val="28"/>
              <w:highlight w:val="none"/>
            </w:rPr>
            <w:delText xml:space="preserve">赣州银行2026年度外部数据供应商入围采购项目项目进行投标</w:delText>
          </w:r>
        </w:del>
        <w:ins w:id="12" w:author="灵燕智能" w:date="2026-10-12T17:40:05Z">
          <w:r>
            <w:rPr>
              <w:rFonts w:hint="eastAsia" w:ascii="仿宋" w:hAnsi="仿宋" w:eastAsia="仿宋" w:cs="仿宋"/>
              <w:smallCaps w:val="0"/>
              <w:kern w:val="0"/>
              <w:sz w:val="28"/>
              <w:szCs w:val="28"/>
              <w:highlight w:val="none"/>
            </w:rPr>
            <w:t xml:space="preserve">赣州银行2026年度外部数据供应商入围采购项目进行投标</w:t>
          </w:r>
        </w:ins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，并承诺如下：</w:t>
      </w:r>
    </w:p>
    <w:p w14:paraId="7F8E80C5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我司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具有完成本招标项目的技术力量，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且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参加本项目的采购活动的</w:t>
      </w:r>
      <w:del w:id="7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近</w:delText>
        </w:r>
      </w:del>
      <w:del w:id="7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三年</w:delText>
        </w:r>
      </w:del>
      <w:del w:id="7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（</w:delText>
        </w:r>
      </w:del>
      <w:del w:id="7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val="en-US" w:eastAsia="zh-CN"/>
          </w:rPr>
          <w:delText>2023年1月1日至投标截止日</w:delText>
        </w:r>
      </w:del>
      <w:del w:id="7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）</w:delText>
        </w:r>
      </w:del>
      <w:ins w:id="8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近三年（2023年1月1日至2026年8月20日）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内在经营活动中没有违法违纪或不良记录（未被列入黑名单），符合相关法律、行政法规、规范性文件规定的其他条件。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我司已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仔细阅读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招标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文件的所有内容，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并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按招标文件的具体要求作出实质性响应，同时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我司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保证所提供资料的真实性，否则，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我司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投标将被拒绝。所提供的所有资质文件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保证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真实，且与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  <w:lang w:eastAsia="zh-CN"/>
        </w:rPr>
        <w:t>我司</w:t>
      </w: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主体一致。</w:t>
      </w:r>
    </w:p>
    <w:p w14:paraId="6BA1CDB9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>特此声明！</w:t>
      </w:r>
    </w:p>
    <w:p w14:paraId="2DA0AB4F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 w14:paraId="7DD92B0A">
      <w:pPr>
        <w:pStyle w:val="26"/>
        <w:pageBreakBefore w:val="0"/>
        <w:kinsoku/>
        <w:wordWrap/>
        <w:overflowPunct/>
        <w:topLinePunct w:val="0"/>
        <w:bidi w:val="0"/>
        <w:spacing w:beforeAutospacing="0" w:line="360" w:lineRule="auto"/>
        <w:ind w:left="0" w:leftChars="0" w:firstLine="560" w:firstLineChars="2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</w:p>
    <w:p w14:paraId="3485455E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ind w:left="0" w:leftChars="0" w:firstLine="5320" w:firstLineChars="1900"/>
        <w:jc w:val="left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5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delText>投标供应商</w:delText>
        </w:r>
      </w:del>
      <w:del w:id="5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名称（公章）：</w:delText>
        </w:r>
      </w:del>
      <w:ins w:id="6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  <w:lang w:eastAsia="zh-CN"/>
          </w:rPr>
          <w:t xml:space="preserve">投标供应商名称（公章）：杭州研数科技有限公司（验收演示）</w:t>
        </w:r>
      </w:ins>
    </w:p>
    <w:p w14:paraId="7A322AB4">
      <w:pPr>
        <w:pageBreakBefore w:val="0"/>
        <w:widowControl/>
        <w:kinsoku/>
        <w:wordWrap/>
        <w:overflowPunct/>
        <w:topLinePunct w:val="0"/>
        <w:bidi w:val="0"/>
        <w:spacing w:beforeAutospacing="0" w:line="360" w:lineRule="auto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            </w:t>
      </w:r>
      <w:del w:id="3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 xml:space="preserve">法定代表人（经营者）（签字或盖章）：</w:delText>
        </w:r>
      </w:del>
      <w:ins w:id="4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法定代表人（经营者）（签字或盖章）：陈演示（总经理）</w:t>
        </w:r>
      </w:ins>
      <w:r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  <w:t xml:space="preserve">        </w:t>
      </w:r>
    </w:p>
    <w:p w14:paraId="3614BDA2">
      <w:pPr>
        <w:widowControl/>
        <w:kinsoku/>
        <w:wordWrap/>
        <w:overflowPunct/>
        <w:topLinePunct w:val="0"/>
        <w:bidi w:val="0"/>
        <w:spacing w:line="360" w:lineRule="auto"/>
        <w:ind w:firstLine="5600" w:firstLineChars="2000"/>
        <w:rPr>
          <w:rFonts w:hint="eastAsia" w:ascii="仿宋" w:hAnsi="仿宋" w:eastAsia="仿宋" w:cs="仿宋"/>
          <w:smallCaps w:val="0"/>
          <w:kern w:val="0"/>
          <w:sz w:val="28"/>
          <w:szCs w:val="28"/>
          <w:highlight w:val="none"/>
        </w:rPr>
      </w:pPr>
      <w:del w:id="1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delText>年    月    日</w:delText>
        </w:r>
      </w:del>
      <w:ins w:id="2" w:author="灵燕智能" w:date="2026-10-12T17:40:00Z">
        <w:r>
          <w:rPr>
            <w:rFonts w:hint="eastAsia" w:ascii="仿宋" w:hAnsi="仿宋" w:eastAsia="仿宋" w:cs="仿宋"/>
            <w:smallCaps w:val="0"/>
            <w:kern w:val="0"/>
            <w:sz w:val="28"/>
            <w:szCs w:val="28"/>
            <w:highlight w:val="none"/>
          </w:rPr>
          <w:t xml:space="preserve">2026 年 8 月 19 日</w:t>
        </w:r>
      </w:ins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