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投标函</w:t>
      </w:r>
    </w:p>
    <w:p w14:paraId="1AB96104">
      <w:pPr>
        <w:adjustRightInd w:val="0"/>
        <w:snapToGrid w:val="0"/>
        <w:spacing w:line="360" w:lineRule="auto"/>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致：江西省永晋招标咨询有限公司</w:t>
      </w:r>
    </w:p>
    <w:p w14:paraId="36A60B2E">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根据贵方为</w:t>
      </w:r>
      <w:del w:id="19" w:author="灵燕智能" w:date="2026-10-12T18:01:09Z">
        <w:r>
          <w:rPr>
            <w:rFonts w:hint="eastAsia" w:ascii="仿宋" w:hAnsi="仿宋" w:eastAsia="仿宋" w:cs="仿宋"/>
            <w:color w:val="auto"/>
            <w:kern w:val="0"/>
            <w:sz w:val="28"/>
            <w:szCs w:val="28"/>
            <w:highlight w:val="none"/>
          </w:rPr>
          <w:delText xml:space="preserve">(项目名称)</w:delText>
        </w:r>
      </w:del>
      <w:ins w:id="20" w:author="灵燕智能" w:date="2026-10-12T18:01:09Z">
        <w:r>
          <w:rPr>
            <w:rFonts w:hint="eastAsia" w:ascii="仿宋" w:hAnsi="仿宋" w:eastAsia="仿宋" w:cs="仿宋"/>
            <w:color w:val="auto"/>
            <w:kern w:val="0"/>
            <w:sz w:val="28"/>
            <w:szCs w:val="28"/>
            <w:highlight w:val="none"/>
          </w:rPr>
          <w:t xml:space="preserve">（赣州银行2026年度外部数据供应商入围采购项目）</w:t>
        </w:r>
      </w:ins>
      <w:r>
        <w:rPr>
          <w:rFonts w:hint="eastAsia" w:ascii="仿宋" w:hAnsi="仿宋" w:eastAsia="仿宋" w:cs="仿宋"/>
          <w:color w:val="auto"/>
          <w:kern w:val="0"/>
          <w:sz w:val="28"/>
          <w:szCs w:val="28"/>
          <w:highlight w:val="none"/>
        </w:rPr>
        <w:t xml:space="preserve">项目招标采购服务的投标邀请</w:t>
      </w:r>
      <w:del w:id="21" w:author="灵燕智能" w:date="2026-10-12T18:01:09Z">
        <w:r>
          <w:rPr>
            <w:rFonts w:hint="eastAsia" w:ascii="仿宋" w:hAnsi="仿宋" w:eastAsia="仿宋" w:cs="仿宋"/>
            <w:color w:val="auto"/>
            <w:kern w:val="0"/>
            <w:sz w:val="28"/>
            <w:szCs w:val="28"/>
            <w:highlight w:val="none"/>
          </w:rPr>
          <w:delText xml:space="preserve">(招标编号)</w:delText>
        </w:r>
      </w:del>
      <w:ins w:id="22" w:author="灵燕智能" w:date="2026-10-12T18:01:09Z">
        <w:r>
          <w:rPr>
            <w:rFonts w:hint="eastAsia" w:ascii="仿宋" w:hAnsi="仿宋" w:eastAsia="仿宋" w:cs="仿宋"/>
            <w:color w:val="auto"/>
            <w:kern w:val="0"/>
            <w:sz w:val="28"/>
            <w:szCs w:val="28"/>
            <w:highlight w:val="none"/>
          </w:rPr>
          <w:t xml:space="preserve">（招标编号：JXYJ2026-GZYH-G005-1）</w:t>
        </w:r>
      </w:ins>
      <w:r>
        <w:rPr>
          <w:rFonts w:hint="eastAsia" w:ascii="仿宋" w:hAnsi="仿宋" w:eastAsia="仿宋" w:cs="仿宋"/>
          <w:color w:val="auto"/>
          <w:kern w:val="0"/>
          <w:sz w:val="28"/>
          <w:szCs w:val="28"/>
          <w:highlight w:val="none"/>
        </w:rPr>
        <w:t xml:space="preserve">，签字代表</w:t>
      </w:r>
      <w:del w:id="23" w:author="灵燕智能" w:date="2026-10-12T18:01:09Z">
        <w:r>
          <w:rPr>
            <w:rFonts w:hint="eastAsia" w:ascii="仿宋" w:hAnsi="仿宋" w:eastAsia="仿宋" w:cs="仿宋"/>
            <w:color w:val="auto"/>
            <w:kern w:val="0"/>
            <w:sz w:val="28"/>
            <w:szCs w:val="28"/>
            <w:highlight w:val="none"/>
          </w:rPr>
          <w:delText xml:space="preserve">(姓名、职务)</w:delText>
        </w:r>
      </w:del>
      <w:ins w:id="24" w:author="灵燕智能" w:date="2026-10-12T18:01:09Z">
        <w:r>
          <w:rPr>
            <w:rFonts w:hint="eastAsia" w:ascii="仿宋" w:hAnsi="仿宋" w:eastAsia="仿宋" w:cs="仿宋"/>
            <w:color w:val="auto"/>
            <w:kern w:val="0"/>
            <w:sz w:val="28"/>
            <w:szCs w:val="28"/>
            <w:highlight w:val="none"/>
          </w:rPr>
          <w:t xml:space="preserve">（王验收，投标负责人）</w:t>
        </w:r>
      </w:ins>
      <w:r>
        <w:rPr>
          <w:rFonts w:hint="eastAsia" w:ascii="仿宋" w:hAnsi="仿宋" w:eastAsia="仿宋" w:cs="仿宋"/>
          <w:color w:val="auto"/>
          <w:kern w:val="0"/>
          <w:sz w:val="28"/>
          <w:szCs w:val="28"/>
          <w:highlight w:val="none"/>
        </w:rPr>
        <w:t xml:space="preserve">经正式授权并代表投标供应商</w:t>
      </w:r>
      <w:del w:id="25" w:author="灵燕智能" w:date="2026-10-12T18:01:09Z">
        <w:r>
          <w:rPr>
            <w:rFonts w:hint="eastAsia" w:ascii="仿宋" w:hAnsi="仿宋" w:eastAsia="仿宋" w:cs="仿宋"/>
            <w:color w:val="auto"/>
            <w:kern w:val="0"/>
            <w:sz w:val="28"/>
            <w:szCs w:val="28"/>
            <w:highlight w:val="none"/>
          </w:rPr>
          <w:delText xml:space="preserve">(投标供应商名称、地址)</w:delText>
        </w:r>
      </w:del>
      <w:ins w:id="26" w:author="灵燕智能" w:date="2026-10-12T18:01:09Z">
        <w:r>
          <w:rPr>
            <w:rFonts w:hint="eastAsia" w:ascii="仿宋" w:hAnsi="仿宋" w:eastAsia="仿宋" w:cs="仿宋"/>
            <w:color w:val="auto"/>
            <w:kern w:val="0"/>
            <w:sz w:val="28"/>
            <w:szCs w:val="28"/>
            <w:highlight w:val="none"/>
          </w:rPr>
          <w:t xml:space="preserve">（杭州研数科技有限公司（验收演示）、杭州市滨江区演示路100号（验收演示））</w:t>
        </w:r>
      </w:ins>
      <w:r>
        <w:rPr>
          <w:rFonts w:hint="eastAsia" w:ascii="仿宋" w:hAnsi="仿宋" w:eastAsia="仿宋" w:cs="仿宋"/>
          <w:color w:val="auto"/>
          <w:kern w:val="0"/>
          <w:sz w:val="28"/>
          <w:szCs w:val="28"/>
          <w:highlight w:val="none"/>
        </w:rPr>
        <w:t xml:space="preserve">提交下述文件。</w:t>
      </w:r>
    </w:p>
    <w:p w14:paraId="78D66F8D">
      <w:pPr>
        <w:adjustRightInd w:val="0"/>
        <w:snapToGrid w:val="0"/>
        <w:spacing w:line="360" w:lineRule="auto"/>
        <w:ind w:firstLine="560" w:firstLineChars="200"/>
        <w:rPr>
          <w:rFonts w:hint="eastAsia" w:ascii="仿宋" w:hAnsi="仿宋" w:eastAsia="仿宋" w:cs="仿宋"/>
          <w:color w:val="auto"/>
          <w:kern w:val="0"/>
          <w:sz w:val="28"/>
          <w:szCs w:val="28"/>
          <w:highlight w:val="none"/>
          <w:lang w:eastAsia="zh-CN"/>
        </w:rPr>
      </w:pPr>
      <w:r>
        <w:rPr>
          <w:rFonts w:hint="eastAsia" w:ascii="仿宋" w:hAnsi="仿宋" w:eastAsia="仿宋" w:cs="仿宋"/>
          <w:color w:val="auto"/>
          <w:kern w:val="0"/>
          <w:sz w:val="28"/>
          <w:szCs w:val="28"/>
          <w:highlight w:val="none"/>
        </w:rPr>
        <w:t xml:space="preserve">1. </w:t>
      </w:r>
      <w:r>
        <w:rPr>
          <w:rFonts w:hint="eastAsia" w:ascii="仿宋" w:hAnsi="仿宋" w:eastAsia="仿宋" w:cs="仿宋"/>
          <w:color w:val="auto"/>
          <w:kern w:val="0"/>
          <w:sz w:val="28"/>
          <w:szCs w:val="28"/>
          <w:highlight w:val="none"/>
          <w:lang w:val="en-US" w:eastAsia="zh-CN"/>
        </w:rPr>
        <w:t>投标文件资料清单</w:t>
      </w:r>
    </w:p>
    <w:p w14:paraId="422ABAB9">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2. </w:t>
      </w:r>
      <w:r>
        <w:rPr>
          <w:rFonts w:hint="eastAsia" w:ascii="仿宋" w:hAnsi="仿宋" w:eastAsia="仿宋" w:cs="仿宋"/>
          <w:color w:val="auto"/>
          <w:kern w:val="0"/>
          <w:sz w:val="28"/>
          <w:szCs w:val="28"/>
          <w:highlight w:val="none"/>
          <w:lang w:eastAsia="zh-CN"/>
        </w:rPr>
        <w:t>投标供应商</w:t>
      </w:r>
      <w:r>
        <w:rPr>
          <w:rFonts w:hint="eastAsia" w:ascii="仿宋" w:hAnsi="仿宋" w:eastAsia="仿宋" w:cs="仿宋"/>
          <w:color w:val="auto"/>
          <w:kern w:val="0"/>
          <w:sz w:val="28"/>
          <w:szCs w:val="28"/>
          <w:highlight w:val="none"/>
        </w:rPr>
        <w:t>关于响应</w:t>
      </w:r>
      <w:r>
        <w:rPr>
          <w:rFonts w:hint="eastAsia" w:ascii="仿宋" w:hAnsi="仿宋" w:eastAsia="仿宋" w:cs="仿宋"/>
          <w:color w:val="auto"/>
          <w:kern w:val="0"/>
          <w:sz w:val="28"/>
          <w:szCs w:val="28"/>
          <w:highlight w:val="none"/>
          <w:lang w:val="en-US" w:eastAsia="zh-CN"/>
        </w:rPr>
        <w:t>合同签订价规则</w:t>
      </w:r>
      <w:r>
        <w:rPr>
          <w:rFonts w:hint="eastAsia" w:ascii="仿宋" w:hAnsi="仿宋" w:eastAsia="仿宋" w:cs="仿宋"/>
          <w:color w:val="auto"/>
          <w:kern w:val="0"/>
          <w:sz w:val="28"/>
          <w:szCs w:val="28"/>
          <w:highlight w:val="none"/>
        </w:rPr>
        <w:t>的声明函</w:t>
      </w:r>
    </w:p>
    <w:p w14:paraId="4C3B3274">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3. 技术规格响应/偏离表</w:t>
      </w:r>
    </w:p>
    <w:p w14:paraId="42FB2110">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4. 商务条款响应/偏离表</w:t>
      </w:r>
    </w:p>
    <w:p w14:paraId="4B312ABD">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5. 按招标文件投标供应商须知和技术规格要求提供的有关文件</w:t>
      </w:r>
    </w:p>
    <w:p w14:paraId="1624BD31">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6. 资格证明文件</w:t>
      </w:r>
    </w:p>
    <w:p w14:paraId="71A46CF0">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 xml:space="preserve">7. 提交的投标保证金，</w:t>
      </w:r>
      <w:del w:id="17" w:author="灵燕智能" w:date="2026-10-12T18:01:09Z">
        <w:r>
          <w:rPr>
            <w:rFonts w:hint="eastAsia" w:ascii="仿宋" w:hAnsi="仿宋" w:eastAsia="仿宋" w:cs="仿宋"/>
            <w:color w:val="auto"/>
            <w:kern w:val="0"/>
            <w:sz w:val="28"/>
            <w:szCs w:val="28"/>
            <w:highlight w:val="none"/>
          </w:rPr>
          <w:delText xml:space="preserve">金额为</w:delText>
        </w:r>
      </w:del>
      <w:del w:id="17" w:author="灵燕智能" w:date="2026-10-12T18:01:09Z">
        <w:r>
          <w:rPr>
            <w:rFonts w:hint="eastAsia" w:ascii="仿宋" w:hAnsi="仿宋" w:eastAsia="仿宋" w:cs="仿宋"/>
            <w:color w:val="auto"/>
            <w:kern w:val="0"/>
            <w:sz w:val="28"/>
            <w:szCs w:val="28"/>
            <w:highlight w:val="none"/>
            <w:u w:val="single"/>
          </w:rPr>
          <w:delText xml:space="preserve">                </w:delText>
        </w:r>
      </w:del>
      <w:del w:id="17" w:author="灵燕智能" w:date="2026-10-12T18:01:09Z">
        <w:r>
          <w:rPr>
            <w:rFonts w:hint="eastAsia" w:ascii="仿宋" w:hAnsi="仿宋" w:eastAsia="仿宋" w:cs="仿宋"/>
            <w:color w:val="auto"/>
            <w:kern w:val="0"/>
            <w:sz w:val="28"/>
            <w:szCs w:val="28"/>
            <w:highlight w:val="none"/>
          </w:rPr>
          <w:delText>。</w:delText>
        </w:r>
      </w:del>
      <w:ins w:id="18" w:author="灵燕智能" w:date="2026-10-12T18:01:09Z">
        <w:r>
          <w:rPr>
            <w:rFonts w:hint="eastAsia" w:ascii="仿宋" w:hAnsi="仿宋" w:eastAsia="仿宋" w:cs="仿宋"/>
            <w:color w:val="auto"/>
            <w:kern w:val="0"/>
            <w:sz w:val="28"/>
            <w:szCs w:val="28"/>
            <w:highlight w:val="none"/>
          </w:rPr>
          <w:t xml:space="preserve">金额为人民币1000元（大写：壹仟元整）。</w:t>
        </w:r>
      </w:ins>
    </w:p>
    <w:p w14:paraId="6F2ABCEF">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rPr>
        <w:t>据此函,签字代表宣布同意如下:</w:t>
      </w:r>
    </w:p>
    <w:p w14:paraId="06AE51A5">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1</w:t>
      </w:r>
      <w:r>
        <w:rPr>
          <w:rFonts w:hint="eastAsia" w:ascii="仿宋" w:hAnsi="仿宋" w:eastAsia="仿宋" w:cs="仿宋"/>
          <w:color w:val="auto"/>
          <w:kern w:val="0"/>
          <w:sz w:val="28"/>
          <w:szCs w:val="28"/>
          <w:highlight w:val="none"/>
        </w:rPr>
        <w:t>. 投标供应商将按招标文件的规定履行合同责任和义务。</w:t>
      </w:r>
    </w:p>
    <w:p w14:paraId="1FD469D3">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2</w:t>
      </w:r>
      <w:r>
        <w:rPr>
          <w:rFonts w:hint="eastAsia" w:ascii="仿宋" w:hAnsi="仿宋" w:eastAsia="仿宋" w:cs="仿宋"/>
          <w:color w:val="auto"/>
          <w:kern w:val="0"/>
          <w:sz w:val="28"/>
          <w:szCs w:val="28"/>
          <w:highlight w:val="none"/>
        </w:rPr>
        <w:t xml:space="preserve">. 投标供应商已详细审查全部招标文件，包括第</w:t>
      </w:r>
      <w:del w:id="15" w:author="灵燕智能" w:date="2026-10-12T18:01:09Z">
        <w:r>
          <w:rPr>
            <w:rFonts w:hint="eastAsia" w:ascii="仿宋" w:hAnsi="仿宋" w:eastAsia="仿宋" w:cs="仿宋"/>
            <w:color w:val="auto"/>
            <w:kern w:val="0"/>
            <w:sz w:val="28"/>
            <w:szCs w:val="28"/>
            <w:highlight w:val="none"/>
          </w:rPr>
          <w:delText xml:space="preserve">(编号、补遗书)</w:delText>
        </w:r>
      </w:del>
      <w:ins w:id="16" w:author="灵燕智能" w:date="2026-10-12T18:01:09Z">
        <w:r>
          <w:rPr>
            <w:rFonts w:hint="eastAsia" w:ascii="仿宋" w:hAnsi="仿宋" w:eastAsia="仿宋" w:cs="仿宋"/>
            <w:color w:val="auto"/>
            <w:kern w:val="0"/>
            <w:sz w:val="28"/>
            <w:szCs w:val="28"/>
            <w:highlight w:val="none"/>
          </w:rPr>
          <w:t xml:space="preserve">（编号：如无补遗书请填“无”）</w:t>
        </w:r>
      </w:ins>
      <w:r>
        <w:rPr>
          <w:rFonts w:hint="eastAsia" w:ascii="仿宋" w:hAnsi="仿宋" w:eastAsia="仿宋" w:cs="仿宋"/>
          <w:color w:val="auto"/>
          <w:kern w:val="0"/>
          <w:sz w:val="28"/>
          <w:szCs w:val="28"/>
          <w:highlight w:val="none"/>
        </w:rPr>
        <w:t xml:space="preserve">(如果有的话)。我们完全理解并同意放弃对这方面有不明及误解的权力。</w:t>
      </w:r>
    </w:p>
    <w:p w14:paraId="4D58C879">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3.</w:t>
      </w:r>
      <w:r>
        <w:rPr>
          <w:rFonts w:hint="eastAsia" w:ascii="仿宋" w:hAnsi="仿宋" w:eastAsia="仿宋" w:cs="仿宋"/>
          <w:color w:val="auto"/>
          <w:kern w:val="0"/>
          <w:sz w:val="28"/>
          <w:szCs w:val="28"/>
          <w:highlight w:val="none"/>
        </w:rPr>
        <w:t xml:space="preserve"> 本投标有效期为从投标文件提交截止之日起 </w:t>
      </w:r>
      <w:r>
        <w:rPr>
          <w:rFonts w:hint="eastAsia" w:ascii="仿宋" w:hAnsi="仿宋" w:eastAsia="仿宋" w:cs="仿宋"/>
          <w:color w:val="auto"/>
          <w:kern w:val="0"/>
          <w:sz w:val="28"/>
          <w:szCs w:val="28"/>
          <w:highlight w:val="none"/>
          <w:u w:val="single"/>
        </w:rPr>
        <w:t xml:space="preserve">   90   </w:t>
      </w:r>
      <w:r>
        <w:rPr>
          <w:rFonts w:hint="eastAsia" w:ascii="仿宋" w:hAnsi="仿宋" w:eastAsia="仿宋" w:cs="仿宋"/>
          <w:color w:val="auto"/>
          <w:kern w:val="0"/>
          <w:sz w:val="28"/>
          <w:szCs w:val="28"/>
          <w:highlight w:val="none"/>
        </w:rPr>
        <w:t>天。</w:t>
      </w:r>
    </w:p>
    <w:p w14:paraId="77350A49">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4</w:t>
      </w:r>
      <w:r>
        <w:rPr>
          <w:rFonts w:hint="eastAsia" w:ascii="仿宋" w:hAnsi="仿宋" w:eastAsia="仿宋" w:cs="仿宋"/>
          <w:color w:val="auto"/>
          <w:kern w:val="0"/>
          <w:sz w:val="28"/>
          <w:szCs w:val="28"/>
          <w:highlight w:val="none"/>
        </w:rPr>
        <w:t>. 如果在规定的开标时间后，投标供应商在投标有效期内撤回投标，投标保证金不予退还。</w:t>
      </w:r>
    </w:p>
    <w:p w14:paraId="3FBEAAB8">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5</w:t>
      </w:r>
      <w:r>
        <w:rPr>
          <w:rFonts w:hint="eastAsia" w:ascii="仿宋" w:hAnsi="仿宋" w:eastAsia="仿宋" w:cs="仿宋"/>
          <w:color w:val="auto"/>
          <w:kern w:val="0"/>
          <w:sz w:val="28"/>
          <w:szCs w:val="28"/>
          <w:highlight w:val="none"/>
        </w:rPr>
        <w:t>. 投标供应商同意提供按照贵方可能要求的与其投标有关的一切数据或资料，完全理解贵方不一定接受最低价的投标或收到的任何投标。</w:t>
      </w:r>
    </w:p>
    <w:p w14:paraId="0E257942">
      <w:pPr>
        <w:adjustRightInd w:val="0"/>
        <w:snapToGrid w:val="0"/>
        <w:spacing w:line="360" w:lineRule="auto"/>
        <w:ind w:firstLine="560" w:firstLineChars="200"/>
        <w:rPr>
          <w:rFonts w:hint="eastAsia" w:ascii="仿宋" w:hAnsi="仿宋" w:eastAsia="仿宋" w:cs="仿宋"/>
          <w:color w:val="auto"/>
          <w:kern w:val="0"/>
          <w:sz w:val="28"/>
          <w:szCs w:val="28"/>
          <w:highlight w:val="none"/>
        </w:rPr>
      </w:pPr>
      <w:r>
        <w:rPr>
          <w:rFonts w:hint="eastAsia" w:ascii="仿宋" w:hAnsi="仿宋" w:eastAsia="仿宋" w:cs="仿宋"/>
          <w:color w:val="auto"/>
          <w:kern w:val="0"/>
          <w:sz w:val="28"/>
          <w:szCs w:val="28"/>
          <w:highlight w:val="none"/>
          <w:lang w:val="en-US" w:eastAsia="zh-CN"/>
        </w:rPr>
        <w:t>6</w:t>
      </w:r>
      <w:r>
        <w:rPr>
          <w:rFonts w:hint="eastAsia" w:ascii="仿宋" w:hAnsi="仿宋" w:eastAsia="仿宋" w:cs="仿宋"/>
          <w:color w:val="auto"/>
          <w:kern w:val="0"/>
          <w:sz w:val="28"/>
          <w:szCs w:val="28"/>
          <w:highlight w:val="none"/>
        </w:rPr>
        <w:t>. 与本投标有关的一切正式往来信函请寄:</w:t>
      </w:r>
    </w:p>
    <w:p w14:paraId="41741E2B">
      <w:pPr>
        <w:adjustRightInd w:val="0"/>
        <w:snapToGrid w:val="0"/>
        <w:spacing w:line="360" w:lineRule="auto"/>
        <w:ind w:firstLine="560" w:firstLineChars="200"/>
        <w:rPr>
          <w:rFonts w:hint="eastAsia" w:ascii="仿宋" w:hAnsi="仿宋" w:eastAsia="仿宋" w:cs="仿宋"/>
          <w:color w:val="auto"/>
          <w:kern w:val="0"/>
          <w:sz w:val="28"/>
          <w:szCs w:val="28"/>
          <w:highlight w:val="none"/>
        </w:rPr>
      </w:pPr>
      <w:del w:id="13" w:author="灵燕智能" w:date="2026-10-12T18:01:09Z">
        <w:r>
          <w:rPr>
            <w:rFonts w:hint="eastAsia" w:ascii="仿宋" w:hAnsi="仿宋" w:eastAsia="仿宋" w:cs="仿宋"/>
            <w:color w:val="auto"/>
            <w:kern w:val="0"/>
            <w:sz w:val="28"/>
            <w:szCs w:val="28"/>
            <w:highlight w:val="none"/>
          </w:rPr>
          <w:delText xml:space="preserve">地址</w:delText>
        </w:r>
      </w:del>
      <w:ins w:id="14" w:author="灵燕智能" w:date="2026-10-12T18:01:09Z">
        <w:r>
          <w:rPr>
            <w:rFonts w:hint="eastAsia" w:ascii="仿宋" w:hAnsi="仿宋" w:eastAsia="仿宋" w:cs="仿宋"/>
            <w:color w:val="auto"/>
            <w:kern w:val="0"/>
            <w:sz w:val="28"/>
            <w:szCs w:val="28"/>
            <w:highlight w:val="none"/>
          </w:rPr>
          <w:t xml:space="preserve">地址：杭州市滨江区演示路100号（验收演示）</w:t>
        </w:r>
      </w:ins>
      <w:r>
        <w:rPr>
          <w:rFonts w:hint="eastAsia" w:ascii="仿宋" w:hAnsi="仿宋" w:eastAsia="仿宋" w:cs="仿宋"/>
          <w:color w:val="auto"/>
          <w:kern w:val="0"/>
          <w:sz w:val="28"/>
          <w:szCs w:val="28"/>
          <w:highlight w:val="none"/>
        </w:rPr>
        <w:t xml:space="preserve"> </w:t>
      </w:r>
    </w:p>
    <w:p w14:paraId="516B2093">
      <w:pPr>
        <w:adjustRightInd w:val="0"/>
        <w:snapToGrid w:val="0"/>
        <w:spacing w:line="360" w:lineRule="auto"/>
        <w:ind w:firstLine="560" w:firstLineChars="200"/>
        <w:rPr>
          <w:rFonts w:hint="eastAsia" w:ascii="仿宋" w:hAnsi="仿宋" w:eastAsia="仿宋" w:cs="仿宋"/>
          <w:color w:val="auto"/>
          <w:kern w:val="0"/>
          <w:sz w:val="28"/>
          <w:szCs w:val="28"/>
          <w:highlight w:val="none"/>
        </w:rPr>
      </w:pPr>
      <w:del w:id="11" w:author="灵燕智能" w:date="2026-10-12T18:01:09Z">
        <w:r>
          <w:rPr>
            <w:rFonts w:hint="eastAsia" w:ascii="仿宋" w:hAnsi="仿宋" w:eastAsia="仿宋" w:cs="仿宋"/>
            <w:color w:val="auto"/>
            <w:kern w:val="0"/>
            <w:sz w:val="28"/>
            <w:szCs w:val="28"/>
            <w:highlight w:val="none"/>
          </w:rPr>
          <w:delText xml:space="preserve">传真</w:delText>
        </w:r>
      </w:del>
      <w:ins w:id="12" w:author="灵燕智能" w:date="2026-10-12T18:01:09Z">
        <w:r>
          <w:rPr>
            <w:rFonts w:hint="eastAsia" w:ascii="仿宋" w:hAnsi="仿宋" w:eastAsia="仿宋" w:cs="仿宋"/>
            <w:color w:val="auto"/>
            <w:kern w:val="0"/>
            <w:sz w:val="28"/>
            <w:szCs w:val="28"/>
            <w:highlight w:val="none"/>
          </w:rPr>
          <w:t xml:space="preserve">传真：无（验收演示）</w:t>
        </w:r>
      </w:ins>
      <w:r>
        <w:rPr>
          <w:rFonts w:hint="eastAsia" w:ascii="仿宋" w:hAnsi="仿宋" w:eastAsia="仿宋" w:cs="仿宋"/>
          <w:color w:val="auto"/>
          <w:kern w:val="0"/>
          <w:sz w:val="28"/>
          <w:szCs w:val="28"/>
          <w:highlight w:val="none"/>
        </w:rPr>
        <w:t xml:space="preserve"> </w:t>
      </w:r>
    </w:p>
    <w:p w14:paraId="0AABE133">
      <w:pPr>
        <w:adjustRightInd w:val="0"/>
        <w:snapToGrid w:val="0"/>
        <w:spacing w:line="360" w:lineRule="auto"/>
        <w:ind w:firstLine="560" w:firstLineChars="200"/>
        <w:rPr>
          <w:rFonts w:hint="eastAsia" w:ascii="仿宋" w:hAnsi="仿宋" w:eastAsia="仿宋" w:cs="仿宋"/>
          <w:color w:val="auto"/>
          <w:kern w:val="0"/>
          <w:sz w:val="28"/>
          <w:szCs w:val="28"/>
          <w:highlight w:val="none"/>
        </w:rPr>
      </w:pPr>
      <w:del w:id="9" w:author="灵燕智能" w:date="2026-10-12T18:01:09Z">
        <w:r>
          <w:rPr>
            <w:rFonts w:hint="eastAsia" w:ascii="仿宋" w:hAnsi="仿宋" w:eastAsia="仿宋" w:cs="仿宋"/>
            <w:color w:val="auto"/>
            <w:kern w:val="0"/>
            <w:sz w:val="28"/>
            <w:szCs w:val="28"/>
            <w:highlight w:val="none"/>
          </w:rPr>
          <w:delText xml:space="preserve">电话</w:delText>
        </w:r>
      </w:del>
      <w:ins w:id="10" w:author="灵燕智能" w:date="2026-10-12T18:01:09Z">
        <w:r>
          <w:rPr>
            <w:rFonts w:hint="eastAsia" w:ascii="仿宋" w:hAnsi="仿宋" w:eastAsia="仿宋" w:cs="仿宋"/>
            <w:color w:val="auto"/>
            <w:kern w:val="0"/>
            <w:sz w:val="28"/>
            <w:szCs w:val="28"/>
            <w:highlight w:val="none"/>
          </w:rPr>
          <w:t xml:space="preserve">电话：0571-00000000（验收演示）</w:t>
        </w:r>
      </w:ins>
      <w:r>
        <w:rPr>
          <w:rFonts w:hint="eastAsia" w:ascii="仿宋" w:hAnsi="仿宋" w:eastAsia="仿宋" w:cs="仿宋"/>
          <w:color w:val="auto"/>
          <w:kern w:val="0"/>
          <w:sz w:val="28"/>
          <w:szCs w:val="28"/>
          <w:highlight w:val="none"/>
        </w:rPr>
        <w:t xml:space="preserve"> </w:t>
      </w:r>
    </w:p>
    <w:p w14:paraId="4797ABCE">
      <w:pPr>
        <w:adjustRightInd w:val="0"/>
        <w:snapToGrid w:val="0"/>
        <w:spacing w:line="360" w:lineRule="auto"/>
        <w:ind w:firstLine="560" w:firstLineChars="200"/>
        <w:rPr>
          <w:rFonts w:hint="eastAsia" w:ascii="仿宋" w:hAnsi="仿宋" w:eastAsia="仿宋" w:cs="仿宋"/>
          <w:color w:val="auto"/>
          <w:kern w:val="0"/>
          <w:sz w:val="28"/>
          <w:szCs w:val="28"/>
          <w:highlight w:val="none"/>
        </w:rPr>
      </w:pPr>
      <w:del w:id="7" w:author="灵燕智能" w:date="2026-10-12T18:01:09Z">
        <w:r>
          <w:rPr>
            <w:rFonts w:hint="eastAsia" w:ascii="仿宋" w:hAnsi="仿宋" w:eastAsia="仿宋" w:cs="仿宋"/>
            <w:color w:val="auto"/>
            <w:kern w:val="0"/>
            <w:sz w:val="28"/>
            <w:szCs w:val="28"/>
            <w:highlight w:val="none"/>
          </w:rPr>
          <w:delText xml:space="preserve">电子邮件</w:delText>
        </w:r>
      </w:del>
      <w:ins w:id="8" w:author="灵燕智能" w:date="2026-10-12T18:01:09Z">
        <w:r>
          <w:rPr>
            <w:rFonts w:hint="eastAsia" w:ascii="仿宋" w:hAnsi="仿宋" w:eastAsia="仿宋" w:cs="仿宋"/>
            <w:color w:val="auto"/>
            <w:kern w:val="0"/>
            <w:sz w:val="28"/>
            <w:szCs w:val="28"/>
            <w:highlight w:val="none"/>
          </w:rPr>
          <w:t xml:space="preserve">电子邮件：bid@example.test（验收演示）</w:t>
        </w:r>
      </w:ins>
      <w:r>
        <w:rPr>
          <w:rFonts w:hint="eastAsia" w:ascii="仿宋" w:hAnsi="仿宋" w:eastAsia="仿宋" w:cs="仿宋"/>
          <w:color w:val="auto"/>
          <w:kern w:val="0"/>
          <w:sz w:val="28"/>
          <w:szCs w:val="28"/>
          <w:highlight w:val="none"/>
        </w:rPr>
        <w:t xml:space="preserve">    </w:t>
      </w:r>
    </w:p>
    <w:p w14:paraId="7D40B91F">
      <w:pPr>
        <w:adjustRightInd w:val="0"/>
        <w:snapToGrid w:val="0"/>
        <w:spacing w:line="360" w:lineRule="auto"/>
        <w:ind w:firstLine="560" w:firstLineChars="200"/>
        <w:rPr>
          <w:rFonts w:hint="eastAsia" w:ascii="仿宋" w:hAnsi="仿宋" w:eastAsia="仿宋" w:cs="仿宋"/>
          <w:color w:val="auto"/>
          <w:kern w:val="0"/>
          <w:sz w:val="28"/>
          <w:szCs w:val="28"/>
          <w:highlight w:val="none"/>
        </w:rPr>
      </w:pPr>
      <w:commentRangeStart w:id="0"/>
      <w:r>
        <w:rPr>
          <w:rFonts w:hint="eastAsia" w:ascii="仿宋" w:hAnsi="仿宋" w:eastAsia="仿宋" w:cs="仿宋"/>
          <w:color w:val="auto"/>
          <w:kern w:val="0"/>
          <w:sz w:val="28"/>
          <w:szCs w:val="28"/>
          <w:highlight w:val="none"/>
        </w:rPr>
        <w:t>法定代表人（经营者或自然人）</w:t>
      </w:r>
      <w:r>
        <w:rPr>
          <w:rFonts w:hint="eastAsia" w:ascii="仿宋" w:hAnsi="仿宋" w:eastAsia="仿宋" w:cs="仿宋"/>
          <w:color w:val="auto"/>
          <w:kern w:val="0"/>
          <w:sz w:val="28"/>
          <w:szCs w:val="28"/>
          <w:highlight w:val="none"/>
          <w:lang w:val="en-US" w:eastAsia="zh-CN"/>
        </w:rPr>
        <w:t>或授权代表</w:t>
      </w:r>
      <w:commentRangeEnd w:id="0"/>
      <w:r>
        <w:rPr>
          <w:rStyle w:val="CommentReference"/>
        </w:rPr>
        <w:commentReference w:id="0"/>
      </w:r>
      <w:del w:id="5" w:author="灵燕智能" w:date="2026-10-12T18:01:09Z">
        <w:r>
          <w:rPr>
            <w:rFonts w:hint="eastAsia" w:ascii="仿宋" w:hAnsi="仿宋" w:eastAsia="仿宋" w:cs="仿宋"/>
            <w:color w:val="auto"/>
            <w:kern w:val="0"/>
            <w:sz w:val="28"/>
            <w:szCs w:val="28"/>
            <w:highlight w:val="none"/>
          </w:rPr>
          <w:delText>（签字或盖章）：</w:delText>
        </w:r>
      </w:del>
      <w:ins w:id="6" w:author="灵燕智能" w:date="2026-10-12T18:01:09Z">
        <w:r>
          <w:rPr>
            <w:rFonts w:hint="eastAsia" w:ascii="仿宋" w:hAnsi="仿宋" w:eastAsia="仿宋" w:cs="仿宋"/>
            <w:color w:val="auto"/>
            <w:kern w:val="0"/>
            <w:sz w:val="28"/>
            <w:szCs w:val="28"/>
            <w:highlight w:val="none"/>
          </w:rPr>
          <w:t xml:space="preserve">（签字或盖章）：王验收（投标负责人，验收演示）</w:t>
        </w:r>
      </w:ins>
    </w:p>
    <w:p w14:paraId="306CFE0E">
      <w:pPr>
        <w:adjustRightInd w:val="0"/>
        <w:snapToGrid w:val="0"/>
        <w:spacing w:line="360" w:lineRule="auto"/>
        <w:ind w:firstLine="560" w:firstLineChars="200"/>
        <w:rPr>
          <w:rFonts w:hint="eastAsia" w:ascii="仿宋" w:hAnsi="仿宋" w:eastAsia="仿宋" w:cs="仿宋"/>
          <w:color w:val="auto"/>
          <w:kern w:val="0"/>
          <w:sz w:val="28"/>
          <w:szCs w:val="28"/>
          <w:highlight w:val="none"/>
        </w:rPr>
      </w:pPr>
      <w:del w:id="3" w:author="灵燕智能" w:date="2026-10-12T18:01:09Z">
        <w:r>
          <w:rPr>
            <w:rFonts w:hint="eastAsia" w:ascii="仿宋" w:hAnsi="仿宋" w:eastAsia="仿宋" w:cs="仿宋"/>
            <w:color w:val="auto"/>
            <w:kern w:val="0"/>
            <w:sz w:val="28"/>
            <w:szCs w:val="28"/>
            <w:highlight w:val="none"/>
          </w:rPr>
          <w:delText>投标供应商名称（公章或自然人印鉴章）</w:delText>
        </w:r>
      </w:del>
      <w:ins w:id="4" w:author="灵燕智能" w:date="2026-10-12T18:01:09Z">
        <w:r>
          <w:rPr>
            <w:rFonts w:hint="eastAsia" w:ascii="仿宋" w:hAnsi="仿宋" w:eastAsia="仿宋" w:cs="仿宋"/>
            <w:color w:val="auto"/>
            <w:kern w:val="0"/>
            <w:sz w:val="28"/>
            <w:szCs w:val="28"/>
            <w:highlight w:val="none"/>
          </w:rPr>
          <w:t xml:space="preserve">投标供应商名称（公章或自然人印鉴章）：杭州研数科技有限公司（验收演示）</w:t>
        </w:r>
      </w:ins>
    </w:p>
    <w:p w14:paraId="2A7EFA75">
      <w:pPr>
        <w:adjustRightInd w:val="0"/>
        <w:snapToGrid w:val="0"/>
        <w:spacing w:line="360" w:lineRule="auto"/>
        <w:ind w:firstLine="560" w:firstLineChars="200"/>
        <w:rPr>
          <w:rFonts w:hint="eastAsia" w:ascii="仿宋" w:hAnsi="仿宋" w:eastAsia="仿宋" w:cs="仿宋"/>
          <w:color w:val="auto"/>
          <w:kern w:val="0"/>
          <w:sz w:val="28"/>
          <w:szCs w:val="28"/>
          <w:highlight w:val="none"/>
        </w:rPr>
      </w:pPr>
      <w:del w:id="1" w:author="灵燕智能" w:date="2026-10-12T18:01:09Z">
        <w:r>
          <w:rPr>
            <w:rFonts w:hint="eastAsia" w:ascii="仿宋" w:hAnsi="仿宋" w:eastAsia="仿宋" w:cs="仿宋"/>
            <w:color w:val="auto"/>
            <w:kern w:val="0"/>
            <w:sz w:val="28"/>
            <w:szCs w:val="28"/>
            <w:highlight w:val="none"/>
          </w:rPr>
          <w:delText>年   月   日</w:delText>
        </w:r>
      </w:del>
      <w:ins w:id="2" w:author="灵燕智能" w:date="2026-10-12T18:01:09Z">
        <w:r>
          <w:rPr>
            <w:rFonts w:hint="eastAsia" w:ascii="仿宋" w:hAnsi="仿宋" w:eastAsia="仿宋" w:cs="仿宋"/>
            <w:color w:val="auto"/>
            <w:kern w:val="0"/>
            <w:sz w:val="28"/>
            <w:szCs w:val="28"/>
            <w:highlight w:val="none"/>
          </w:rPr>
          <w:t xml:space="preserve">2026年8月19日</w:t>
        </w:r>
      </w:ins>
    </w:p>
    <w:sectPr w:rsidR="00FC693F" w:rsidRPr="0006063C" w:rsidSect="00034616">
      <w:footerReference w:type="default" r:id="rId9"/>
      <w:pgSz w:w="11906" w:h="16838"/>
      <w:pgMar w:top="1440" w:right="1803" w:bottom="1440" w:left="1803" w:header="850" w:footer="992"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灵燕智能" w:initials="AI" w:date="2026-10-12T18:01:20Z">
    <w:p>
      <w:pPr>
        <w:pStyle w:val="CommentText"/>
      </w:pPr>
      <w:r>
        <w:rPr>
          <w:rStyle w:val="CommentReference"/>
        </w:rPr>
        <w:annotationRef/>
      </w:r>
      <w:r>
        <w:t>待办：正式投标前须由签字代表王验收实际签字（签字代表非法定代表人，另须附格式7-4法定代表人授权书）并加盖杭州研数科技有限公司公章；本次为验收演示环境，未做实际签字盖章，待正式补签。</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1"/>
        <w:szCs w:val="21"/>
      </w:rPr>
      <w:fldChar w:fldCharType="begin"/>
    </w:r>
    <w:r>
      <w:rPr>
        <w:rFonts w:ascii="Times New Roman" w:hAnsi="Times New Roman" w:eastAsia="Times New Roman" w:cs="Times New Roman"/>
        <w:sz w:val="21"/>
        <w:szCs w:val="21"/>
      </w:rPr>
      <w:instrText xml:space="preserve"> PAGE </w:instrText>
    </w:r>
    <w:r>
      <w:rPr>
        <w:rFonts w:ascii="Times New Roman" w:hAnsi="Times New Roman" w:eastAsia="Times New Roman" w:cs="Times New Roman"/>
        <w:sz w:val="21"/>
        <w:szCs w:val="21"/>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zh-C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jc w:val="both"/>
    </w:pPr>
    <w:rPr>
      <w:rFonts w:ascii="Times New Roman" w:hAnsi="Times New Roman" w:eastAsia="宋体"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260" w:line="240" w:lineRule="auto"/>
      <w:outlineLvl w:val="0"/>
    </w:pPr>
    <w:rPr>
      <w:rFonts w:ascii="黑体" w:hAnsi="黑体" w:eastAsia="黑体" w:cs="黑体"/>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260" w:line="240" w:lineRule="auto"/>
      <w:outlineLvl w:val="1"/>
    </w:pPr>
    <w:rPr>
      <w:rFonts w:ascii="黑体" w:hAnsi="黑体" w:eastAsia="黑体" w:cs="黑体"/>
      <w:b/>
      <w:bCs/>
      <w:i w:val="0"/>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260" w:line="240" w:lineRule="auto"/>
      <w:outlineLvl w:val="2"/>
    </w:pPr>
    <w:rPr>
      <w:rFonts w:ascii="黑体" w:hAnsi="黑体" w:eastAsia="黑体" w:cs="黑体"/>
      <w:b/>
      <w:bCs/>
      <w:i w:val="0"/>
      <w:color w:val="000000"/>
      <w:sz w:val="28"/>
    </w:rPr>
  </w:style>
  <w:style w:type="paragraph" w:styleId="Heading4">
    <w:name w:val="heading 4"/>
    <w:basedOn w:val="Normal"/>
    <w:next w:val="Normal"/>
    <w:link w:val="Heading4Char"/>
    <w:uiPriority w:val="9"/>
    <w:semiHidden/>
    <w:unhideWhenUsed/>
    <w:qFormat/>
    <w:rsid w:val="00FC693F"/>
    <w:pPr>
      <w:keepNext/>
      <w:keepLines/>
      <w:spacing w:before="260" w:after="260" w:line="240" w:lineRule="auto"/>
      <w:outlineLvl w:val="3"/>
    </w:pPr>
    <w:rPr>
      <w:rFonts w:ascii="黑体" w:hAnsi="黑体" w:eastAsia="黑体" w:cs="黑体"/>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黑体" w:hAnsi="黑体" w:eastAsia="黑体" w:cs="黑体"/>
      <w:b/>
      <w:bCs/>
      <w:i w:val="0"/>
      <w:color w:val="000000"/>
      <w:sz w:val="32"/>
      <w:szCs w:val="28"/>
    </w:rPr>
  </w:style>
  <w:style w:type="character" w:customStyle="1" w:styleId="Heading2Char">
    <w:name w:val="Heading 2 Char"/>
    <w:basedOn w:val="DefaultParagraphFont"/>
    <w:link w:val="Heading2"/>
    <w:uiPriority w:val="9"/>
    <w:rsid w:val="00FC693F"/>
    <w:rPr>
      <w:rFonts w:ascii="黑体" w:hAnsi="黑体" w:eastAsia="黑体" w:cs="黑体"/>
      <w:b/>
      <w:bCs/>
      <w:i w:val="0"/>
      <w:color w:val="000000"/>
      <w:sz w:val="30"/>
      <w:szCs w:val="26"/>
    </w:rPr>
  </w:style>
  <w:style w:type="character" w:customStyle="1" w:styleId="Heading3Char">
    <w:name w:val="Heading 3 Char"/>
    <w:basedOn w:val="DefaultParagraphFont"/>
    <w:link w:val="Heading3"/>
    <w:uiPriority w:val="9"/>
    <w:rsid w:val="00FC693F"/>
    <w:rPr>
      <w:rFonts w:ascii="黑体" w:hAnsi="黑体" w:eastAsia="黑体" w:cs="黑体"/>
      <w:b/>
      <w:bCs/>
      <w:i w:val="0"/>
      <w:color w:val="000000"/>
      <w:sz w:val="28"/>
    </w:rPr>
  </w:style>
  <w:style w:type="paragraph" w:styleId="Title">
    <w:name w:val="Title"/>
    <w:basedOn w:val="Normal"/>
    <w:next w:val="Normal"/>
    <w:link w:val="TitleChar"/>
    <w:uiPriority w:val="10"/>
    <w:qFormat/>
    <w:rsid w:val="00FC693F"/>
    <w:pPr>
      <w:spacing w:after="440" w:line="240" w:lineRule="auto" w:before="0"/>
      <w:contextualSpacing/>
      <w:jc w:val="center"/>
    </w:pPr>
    <w:rPr>
      <w:rFonts w:ascii="黑体" w:hAnsi="黑体" w:eastAsia="黑体" w:cs="黑体"/>
      <w:b/>
      <w:i w:val="0"/>
      <w:color w:val="000000"/>
      <w:spacing w:val="5"/>
      <w:kern w:val="28"/>
      <w:sz w:val="44"/>
      <w:szCs w:val="52"/>
    </w:rPr>
  </w:style>
  <w:style w:type="character" w:customStyle="1" w:styleId="TitleChar">
    <w:name w:val="Title Char"/>
    <w:basedOn w:val="DefaultParagraphFont"/>
    <w:link w:val="Title"/>
    <w:uiPriority w:val="10"/>
    <w:rsid w:val="00FC693F"/>
    <w:rPr>
      <w:rFonts w:ascii="黑体" w:hAnsi="黑体" w:eastAsia="黑体" w:cs="黑体"/>
      <w:b/>
      <w:i w:val="0"/>
      <w:color w:val="000000"/>
      <w:spacing w:val="5"/>
      <w:kern w:val="28"/>
      <w:sz w:val="44"/>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黑体" w:hAnsi="黑体" w:eastAsia="黑体" w:cs="黑体"/>
      <w:b/>
      <w:bCs/>
      <w:i w:val="0"/>
      <w:iCs/>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Normal"/>
    <w:next w:val="Normal"/>
    <w:uiPriority w:val="39"/>
    <w:semiHidden/>
    <w:unhideWhenUsed/>
    <w:qFormat/>
    <w:rsid w:val="00FC693F"/>
    <w:pPr>
      <w:spacing w:before="0" w:after="360"/>
      <w:jc w:val="center"/>
      <w:outlineLvl w:val="9"/>
    </w:pPr>
    <w:rPr>
      <w:rFonts w:ascii="黑体" w:hAnsi="黑体" w:eastAsia="黑体" w:cs="黑体"/>
      <w:b/>
      <w:color w:val="000000"/>
      <w:sz w:val="3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nderBody">
    <w:name w:val="Tender Body"/>
    <w:basedOn w:val="Normal"/>
    <w:qFormat/>
    <w:pPr>
      <w:spacing w:line="360" w:lineRule="auto" w:before="0" w:after="0"/>
      <w:ind w:firstLineChars="200" w:firstLine="480"/>
      <w:jc w:val="both"/>
    </w:pPr>
  </w:style>
  <w:style w:type="paragraph" w:customStyle="1" w:styleId="TenderCover">
    <w:name w:val="Tender Cover"/>
    <w:basedOn w:val="Normal"/>
    <w:qFormat/>
    <w:pPr>
      <w:spacing w:line="360" w:lineRule="auto" w:before="0" w:after="360"/>
      <w:jc w:val="center"/>
    </w:pPr>
    <w:rPr>
      <w:rFonts w:ascii="黑体" w:hAnsi="黑体" w:eastAsia="黑体" w:cs="黑体"/>
      <w:b/>
      <w:sz w:val="44"/>
    </w:rPr>
  </w:style>
  <w:style w:type="paragraph" w:customStyle="1" w:styleId="TenderCoverSub">
    <w:name w:val="Tender Cover Sub"/>
    <w:basedOn w:val="TenderCover"/>
    <w:qFormat/>
    <w:pPr>
      <w:spacing w:after="120"/>
      <w:jc w:val="center"/>
    </w:pPr>
    <w:rPr>
      <w:b/>
      <w:sz w:val="30"/>
    </w:rPr>
  </w:style>
  <w:style w:type="paragraph" w:customStyle="1" w:styleId="TenderCaption">
    <w:name w:val="Tender Caption"/>
    <w:basedOn w:val="Normal"/>
    <w:qFormat/>
    <w:pPr>
      <w:spacing w:line="360" w:lineRule="auto" w:before="60" w:after="120"/>
      <w:jc w:val="center"/>
    </w:pPr>
    <w:rPr>
      <w:rFonts w:ascii="Times New Roman" w:hAnsi="Times New Roman" w:eastAsia="宋体" w:cs="Times New Roman"/>
      <w:sz w:val="18"/>
    </w:rPr>
  </w:style>
  <w:style w:type="paragraph" w:customStyle="1" w:styleId="TOC1">
    <w:name w:val="toc 1"/>
    <w:basedOn w:val="Normal"/>
    <w:qFormat/>
    <w:pPr>
      <w:tabs>
        <w:tab w:pos="8300" w:val="right" w:leader="dot"/>
      </w:tabs>
      <w:spacing w:line="360" w:lineRule="auto" w:before="0" w:after="0"/>
      <w:ind w:left="0"/>
    </w:pPr>
    <w:rPr>
      <w:rFonts w:ascii="Times New Roman" w:hAnsi="Times New Roman" w:eastAsia="宋体" w:cs="Times New Roman"/>
      <w:color w:val="000000"/>
      <w:sz w:val="24"/>
    </w:rPr>
  </w:style>
  <w:style w:type="paragraph" w:customStyle="1" w:styleId="TOC2">
    <w:name w:val="toc 2"/>
    <w:basedOn w:val="Normal"/>
    <w:qFormat/>
    <w:pPr>
      <w:tabs>
        <w:tab w:pos="8300" w:val="right" w:leader="dot"/>
      </w:tabs>
      <w:spacing w:line="360" w:lineRule="auto" w:before="0" w:after="0"/>
      <w:ind w:left="480"/>
    </w:pPr>
    <w:rPr>
      <w:rFonts w:ascii="Times New Roman" w:hAnsi="Times New Roman" w:eastAsia="宋体" w:cs="Times New Roman"/>
      <w:color w:val="000000"/>
      <w:sz w:val="24"/>
    </w:rPr>
  </w:style>
  <w:style w:type="paragraph" w:customStyle="1" w:styleId="TOC3">
    <w:name w:val="toc 3"/>
    <w:basedOn w:val="Normal"/>
    <w:qFormat/>
    <w:pPr>
      <w:tabs>
        <w:tab w:pos="8300" w:val="right" w:leader="dot"/>
      </w:tabs>
      <w:spacing w:line="360" w:lineRule="auto" w:before="0" w:after="0"/>
      <w:ind w:left="960"/>
    </w:pPr>
    <w:rPr>
      <w:rFonts w:ascii="Times New Roman" w:hAnsi="Times New Roman" w:eastAsia="宋体" w:cs="Times New Roman"/>
      <w:color w:val="000000"/>
      <w:sz w:val="24"/>
    </w:rPr>
  </w:style>
  <w:style w:type="paragraph" w:customStyle="1" w:styleId="TenderHeader">
    <w:name w:val="Tender Header"/>
    <w:basedOn w:val="Normal"/>
    <w:pPr>
      <w:spacing w:line="240" w:lineRule="auto"/>
      <w:jc w:val="center"/>
    </w:pPr>
    <w:rPr>
      <w:rFonts w:ascii="Times New Roman" w:hAnsi="Times New Roman" w:eastAsia="宋体" w:cs="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