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数据更新承诺函（格式6-2）</w:t>
      </w:r>
    </w:p>
    <w:p w14:paraId="7BA5098A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rFonts w:hint="eastAsia" w:ascii="仿宋" w:hAnsi="仿宋" w:eastAsia="仿宋" w:cs="仿宋"/>
          <w:highlight w:val="none"/>
        </w:rPr>
      </w:pP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特此声明！</w:t>
      </w:r>
    </w:p>
    <w:p w14:paraId="7A21A02E">
      <w:pPr>
        <w:rPr>
          <w:rFonts w:hint="eastAsia" w:ascii="仿宋" w:hAnsi="仿宋" w:eastAsia="仿宋" w:cs="仿宋"/>
          <w:highlight w:val="none"/>
        </w:rPr>
      </w:pPr>
    </w:p>
    <w:p w14:paraId="080B3749">
      <w:pPr>
        <w:spacing w:line="360" w:lineRule="auto"/>
        <w:ind w:right="420"/>
        <w:rPr>
          <w:rFonts w:hint="eastAsia" w:ascii="仿宋" w:hAnsi="仿宋" w:eastAsia="仿宋" w:cs="仿宋"/>
          <w:sz w:val="27"/>
          <w:szCs w:val="27"/>
          <w:highlight w:val="none"/>
        </w:rPr>
      </w:pPr>
    </w:p>
    <w:p w14:paraId="29DAB369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4620" w:firstLineChars="165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15" w:author="灵燕智能" w:date="2026-10-12T16:30:05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delText>投标供应商</w:delText>
        </w:r>
      </w:del>
      <w:del w:id="15" w:author="灵燕智能" w:date="2026-10-12T16:30:05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名称（公章）：</w:delText>
        </w:r>
      </w:del>
      <w:ins w:id="16" w:author="灵燕智能" w:date="2026-10-12T16:30:05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t xml:space="preserve">投标供应商名称（公章）：杭州研数科技有限公司（验收演示）</w:t>
        </w:r>
      </w:ins>
    </w:p>
    <w:p w14:paraId="143CA07F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140" w:firstLineChars="5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 xml:space="preserve">                  </w:t>
      </w:r>
      <w:del w:id="13" w:author="灵燕智能" w:date="2026-10-12T16:30:05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 xml:space="preserve">法定代表人（经营者）（签字或盖章）：</w:delText>
        </w:r>
      </w:del>
      <w:ins w:id="14" w:author="灵燕智能" w:date="2026-10-12T16:30:05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t xml:space="preserve">法定代表人（经营者）（签字或盖章）：陈演示（验收演示）</w:t>
        </w:r>
      </w:ins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 xml:space="preserve">        </w:t>
      </w:r>
    </w:p>
    <w:p w14:paraId="4AEBAAFC">
      <w:pPr>
        <w:widowControl/>
        <w:kinsoku/>
        <w:wordWrap/>
        <w:overflowPunct/>
        <w:topLinePunct w:val="0"/>
        <w:bidi w:val="0"/>
        <w:spacing w:line="360" w:lineRule="auto"/>
        <w:ind w:firstLine="5600" w:firstLineChars="200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11" w:author="灵燕智能" w:date="2026-10-12T16:30:05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年    月    日</w:delText>
        </w:r>
      </w:del>
      <w:ins w:id="12" w:author="灵燕智能" w:date="2026-10-12T16:30:05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t xml:space="preserve">2026 年 8 月 19 日</w:t>
        </w:r>
      </w:ins>
    </w:p>
    <w:p w14:paraId="3B1934B8">
      <w:pPr>
        <w:kinsoku/>
        <w:wordWrap/>
        <w:overflowPunct/>
        <w:topLinePunct w:val="0"/>
        <w:bidi w:val="0"/>
        <w:spacing w:line="360" w:lineRule="auto"/>
        <w:rPr>
          <w:rFonts w:hint="eastAsia" w:ascii="仿宋" w:hAnsi="仿宋" w:eastAsia="仿宋" w:cs="仿宋"/>
          <w:smallCaps w:val="0"/>
          <w:highlight w:val="none"/>
        </w:rPr>
      </w:pPr>
    </w:p>
    <w:p>
      <w:pPr>
        <w:pStyle w:val="Heading4"/>
        <w:rPr>
          <w:ins w:id="17" w:author="灵燕智能" w:date="2026-10-12T16:30:13Z"/>
        </w:rPr>
      </w:pPr>
      <w:ins w:id="18" w:author="灵燕智能" w:date="2026-10-12T16:30:13Z">
        <w:r>
          <w:t xml:space="preserve">数据更新承诺函</w:t>
        </w:r>
      </w:ins>
    </w:p>
    <w:p w14:paraId="3638F341">
      <w:pPr>
        <w:kinsoku/>
        <w:wordWrap/>
        <w:overflowPunct/>
        <w:topLinePunct w:val="0"/>
        <w:bidi w:val="0"/>
        <w:spacing w:line="360" w:lineRule="auto"/>
        <w:rPr>
          <w:rFonts w:hint="eastAsia" w:ascii="仿宋" w:hAnsi="仿宋" w:eastAsia="仿宋" w:cs="仿宋"/>
          <w:smallCaps w:val="0"/>
          <w:highlight w:val="none"/>
        </w:rPr>
      </w:pPr>
    </w:p>
    <w:p w14:paraId="2DD3CDC8">
      <w:pPr>
        <w:pStyle w:val="5"/>
        <w:jc w:val="center"/>
        <w:rPr>
          <w:del w:id="4" w:author="灵燕智能" w:date="2026-10-12T16:30:05Z"/>
          <w:rFonts w:hint="eastAsia" w:ascii="仿宋" w:hAnsi="仿宋" w:eastAsia="仿宋" w:cs="仿宋"/>
          <w:b/>
          <w:bCs w:val="0"/>
          <w:color w:val="auto"/>
          <w:sz w:val="28"/>
          <w:szCs w:val="28"/>
          <w:highlight w:val="none"/>
          <w:lang w:val="en-US" w:eastAsia="zh-CN"/>
        </w:rPr>
      </w:pPr>
      <w:del w:id="4" w:author="灵燕智能" w:date="2026-10-12T16:30:05Z">
        <w:r>
          <w:rPr>
            <w:rFonts w:hint="eastAsia" w:ascii="仿宋" w:hAnsi="仿宋" w:eastAsia="仿宋" w:cs="仿宋"/>
            <w:b/>
            <w:bCs w:val="0"/>
            <w:color w:val="auto"/>
            <w:sz w:val="28"/>
            <w:szCs w:val="28"/>
            <w:highlight w:val="none"/>
            <w:lang w:val="en-US" w:eastAsia="zh-CN"/>
          </w:rPr>
          <w:delText>6-3投标供应商数据问题处置时效承诺函</w:delText>
        </w:r>
      </w:del>
    </w:p>
    <w:p>
      <w:pPr>
        <w:pStyle w:val="TenderBody"/>
        <w:rPr>
          <w:ins w:id="5" w:author="灵燕智能" w:date="2026-10-12T16:30:05Z"/>
        </w:rPr>
      </w:pPr>
      <w:ins w:id="6" w:author="灵燕智能" w:date="2026-10-12T16:30:05Z">
        <w:r>
          <w:t xml:space="preserve">致：赣州银行股份有限公司</w:t>
        </w:r>
      </w:ins>
    </w:p>
    <w:p>
      <w:pPr>
        <w:pStyle w:val="TenderBody"/>
        <w:rPr>
          <w:ins w:id="7" w:author="灵燕智能" w:date="2026-10-12T16:30:05Z"/>
        </w:rPr>
      </w:pPr>
      <w:ins w:id="8" w:author="灵燕智能" w:date="2026-10-12T16:30:05Z">
        <w:r>
          <w:t xml:space="preserve">我公司愿意针对赣州银行股份有限公司2026年度外部数据供应商入围采购项目（标段三：行业产业链、资讯与研究分析、ESG与绿色金融数据）项目进行投标，并承诺如下：</w:t>
        </w:r>
      </w:ins>
    </w:p>
    <w:p>
      <w:pPr>
        <w:pStyle w:val="TenderBody"/>
        <w:rPr>
          <w:ins w:id="9" w:author="灵燕智能" w:date="2026-10-12T16:30:05Z"/>
        </w:rPr>
      </w:pPr>
      <w:ins w:id="10" w:author="灵燕智能" w:date="2026-10-12T16:30:05Z">
        <w:r>
          <w:t xml:space="preserve">我方严格依据上游官方数据源更新节奏，严格执行T+2数据更新标准（验收演示，正式投标前按中标品类确认更新时效），同时匹配招标文件各品类数据更新要求，确保全品类数据时效合规、版本最新，我方对外输出数据与官方权威数据源保持一致，更新内容真实、准确、完整，杜绝错更、漏更、乱更、重复更新等问题。若有违背，我公司承担由此产生的一切后果。</w:t>
        </w:r>
      </w:ins>
      <w:commentRangeStart w:id="0"/>
      <w:r/>
      <w:commentRangeEnd w:id="0"/>
      <w:r>
        <w:rPr>
          <w:rStyle w:val="CommentReference"/>
        </w:rPr>
        <w:commentReference w:id="0"/>
      </w:r>
    </w:p>
    <w:p w14:paraId="75139BB4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/>
        <w:jc w:val="left"/>
        <w:rPr>
          <w:del w:id="3" w:author="灵燕智能" w:date="2026-10-12T16:30:05Z"/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3" w:author="灵燕智能" w:date="2026-10-12T16:30:05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致：赣州银行股份有限公司</w:delText>
        </w:r>
      </w:del>
    </w:p>
    <w:p w14:paraId="3E1B72A4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del w:id="2" w:author="灵燕智能" w:date="2026-10-12T16:30:05Z"/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2" w:author="灵燕智能" w:date="2026-10-12T16:30:05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我公司愿意针对（</w:delText>
        </w:r>
      </w:del>
      <w:del w:id="2" w:author="灵燕智能" w:date="2026-10-12T16:30:05Z">
        <w:r>
          <w:rPr>
            <w:rFonts w:hint="eastAsia" w:ascii="仿宋" w:hAnsi="仿宋" w:eastAsia="仿宋" w:cs="仿宋"/>
            <w:smallCaps w:val="0"/>
            <w:strike w:val="0"/>
            <w:dstrike w:val="0"/>
            <w:kern w:val="0"/>
            <w:sz w:val="28"/>
            <w:szCs w:val="28"/>
            <w:highlight w:val="none"/>
          </w:rPr>
          <w:delText>单位名称+</w:delText>
        </w:r>
      </w:del>
      <w:del w:id="2" w:author="灵燕智能" w:date="2026-10-12T16:30:05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项目名称）项目进行投标</w:delText>
        </w:r>
      </w:del>
      <w:del w:id="2" w:author="灵燕智能" w:date="2026-10-12T16:30:05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delText>，并承诺如下：</w:delText>
        </w:r>
      </w:del>
    </w:p>
    <w:p w14:paraId="6B6A29D5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del w:id="1" w:author="灵燕智能" w:date="2026-10-12T16:30:05Z"/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1" w:author="灵燕智能" w:date="2026-10-12T16:30:05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val="en-US" w:eastAsia="zh-CN"/>
          </w:rPr>
          <w:delText>因数据准确性、稳定性、及时性等数据质量问题出现异议，我方承诺在1个工作日内配合招标人进行处理，出具异议处理方案</w:delText>
        </w:r>
      </w:del>
      <w:del w:id="1" w:author="灵燕智能" w:date="2026-10-12T16:30:05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delText>。</w:delText>
        </w:r>
      </w:del>
      <w:del w:id="1" w:author="灵燕智能" w:date="2026-10-12T16:30:05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若有违背，我公司承担由此产生的一切后果。</w:delText>
        </w:r>
      </w:del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灵燕智能" w:initials="AI" w:date="2026-10-12T16:30:21Z">
    <w:p>
      <w:pPr>
        <w:pStyle w:val="CommentText"/>
      </w:pPr>
      <w:r>
        <w:rPr>
          <w:rStyle w:val="CommentReference"/>
        </w:rPr>
        <w:annotationRef/>
      </w:r>
      <w:r>
        <w:t>本函正文承诺 T+2 数据更新标准（取承诺清单最低演示值）。正式投标前需按中标品类与上游官方数据源实际更新节奏确认 T+X 的具体 X 值，并核对是否满足招标文件各品类对数据更新时效的差异化要求。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  <w:style w:type="paragraph" w:styleId="5">
    <w:name w:val="heading 4 2"/>
    <w:basedOn w:val="1"/>
    <w:next w:val="1"/>
    <w:link w:val="55"/>
    <w:qFormat/>
    <w:uiPriority w:val="0"/>
    <w:pPr>
      <w:keepNext/>
      <w:keepLines/>
      <w:tabs>
        <w:tab w:val="left" w:pos="0"/>
      </w:tabs>
      <w:spacing w:before="280" w:after="290" w:line="376" w:lineRule="auto"/>
      <w:outlineLvl w:val="3"/>
    </w:pPr>
    <w:rPr>
      <w:rFonts w:ascii="Arial" w:hAnsi="Arial" w:eastAsia="黑体" w:cs="Times New Roman"/>
      <w:bCs/>
      <w:sz w:val="24"/>
      <w:szCs w:val="28"/>
    </w:rPr>
  </w:style>
  <w:style w:type="character" w:customStyle="1" w:styleId="55">
    <w:name w:val="标题 4 Char"/>
    <w:link w:val="5"/>
    <w:uiPriority w:val="0"/>
    <w:rPr>
      <w:rFonts w:ascii="Arial" w:hAnsi="Arial" w:eastAsia="黑体"/>
      <w:bCs/>
      <w:kern w:val="2"/>
      <w:sz w:val="24"/>
      <w:szCs w:val="28"/>
    </w:rPr>
  </w:style>
  <w:style w:type="paragraph" w:styleId="26">
    <w:name w:val="Plain Text"/>
    <w:basedOn w:val="1"/>
    <w:next w:val="5"/>
    <w:link w:val="68"/>
    <w:qFormat/>
    <w:uiPriority w:val="0"/>
    <w:rPr>
      <w:rFonts w:ascii="宋体" w:hAnsi="Courier New" w:cs="Times New Roman"/>
    </w:rPr>
  </w:style>
  <w:style w:type="paragraph" w:styleId="1">
    <w:name w:val="Normal 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customStyle="1" w:styleId="68">
    <w:name w:val="纯文本 字符"/>
    <w:basedOn w:val="44"/>
    <w:link w:val="26"/>
    <w:uiPriority w:val="0"/>
    <w:rPr>
      <w:rFonts w:hint="eastAsia" w:ascii="宋体" w:hAnsi="Courier New" w:eastAsia="宋体" w:cs="Courier New"/>
      <w:kern w:val="2"/>
      <w:sz w:val="21"/>
      <w:szCs w:val="24"/>
    </w:rPr>
  </w:style>
  <w:style w:type="character" w:styleId="44">
    <w:name w:val="Default Paragraph Font 2"/>
    <w:semiHidden/>
    <w:uiPriority w:val="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