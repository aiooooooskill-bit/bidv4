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数据安全与数据质量及连续性保障方案</w:t>
      </w:r>
    </w:p>
    <w:p>
      <w:pPr>
        <w:pStyle w:val="Heading2"/>
        <w:rPr>
          <w:ins w:id="19" w:author="灵燕智能" w:date="2026-10-12T17:08:39Z"/>
        </w:rPr>
      </w:pPr>
      <w:ins w:id="20" w:author="灵燕智能" w:date="2026-10-12T17:08:39Z">
        <w:r>
          <w:t xml:space="preserve">数据安全</w:t>
        </w:r>
      </w:ins>
    </w:p>
    <w:p w14:paraId="22BC23BF">
      <w:pPr>
        <w:pStyle w:val="8"/>
        <w:bidi w:val="0"/>
        <w:ind w:left="1008" w:leftChars="0" w:hanging="1008" w:firstLineChars="0"/>
      </w:pPr>
      <w:r>
        <w:rPr>
          <w:rFonts w:hint="eastAsia"/>
        </w:rPr>
        <w:t>数据质量控制</w:t>
      </w:r>
    </w:p>
    <w:p w14:paraId="26B41840">
      <w:pPr>
        <w:pStyle w:val="TenderBody"/>
        <w:numPr>
          <w:ilvl w:val="0"/>
          <w:numId w:val="11"/>
        </w:numPr>
        <w:ind w:left="900"/>
      </w:pPr>
      <w:r>
        <w:rPr>
          <w:rFonts w:hint="eastAsia"/>
        </w:rPr>
        <w:t>数据质量控制流程</w:t>
      </w:r>
    </w:p>
    <w:p w14:paraId="66131C20">
      <w:pPr>
        <w:pStyle w:val="TenderBody"/>
      </w:pPr>
      <w:r>
        <w:rPr>
          <w:rFonts w:hint="eastAsia"/>
        </w:rPr>
        <w:t>完善的数据质量控制流程，形成事前预防、事中监控、事后纠正总结的闭环流程，不断提升数据质量。</w:t>
      </w:r>
    </w:p>
    <w:p w14:paraId="062ADF68">
      <w:pPr>
        <w:pStyle w:val="TenderBody"/>
      </w:pPr>
      <w:r>
        <w:rPr>
          <w:rFonts w:hint="eastAsia"/>
        </w:rPr>
        <w:t>事前预防：制定规划好统一的数据标准，从数据的采集、加工、处理、存储都有对应的规则，把非法的数据，有问题的数据拒之门外；</w:t>
      </w:r>
    </w:p>
    <w:p w14:paraId="35C93BD9">
      <w:pPr>
        <w:pStyle w:val="TenderBody"/>
      </w:pPr>
      <w:r>
        <w:rPr>
          <w:rFonts w:hint="eastAsia"/>
        </w:rPr>
        <w:t>事中校验监控：对数据的准确性、及时性、完整性做监控，邮件、短信、vanish通知到对应的数据负责人，主动发现数据问题；</w:t>
      </w:r>
    </w:p>
    <w:p w14:paraId="0409CDFA">
      <w:pPr>
        <w:pStyle w:val="TenderBody"/>
      </w:pPr>
      <w:del w:id="23" w:author="灵燕智能" w:date="2026-10-12T17:09:08Z">
        <w:r>
          <w:rPr>
            <w:rFonts w:hint="eastAsia"/>
          </w:rPr>
          <w:delText>事后纠正：数据问题，第一时间更改线上问题数据，分析原因之后以业务知识沉淀下来，形成校验规则，放到事前预防，不断的循环往复，不会在同一个地方跌倒两次。</w:delText>
        </w:r>
      </w:del>
      <w:ins w:id="24" w:author="灵燕智能" w:date="2026-10-12T17:09:08Z">
        <w:r>
          <w:rPr>
            <w:rFonts w:hint="eastAsia"/>
          </w:rPr>
          <w:t xml:space="preserve">事后纠正：数据问题第一时间更改线上问题数据，分析原因并以业务知识沉淀下来，形成校验规则归入事前预防，循环往复，避免在同一个地方跌倒两次。对采购人提出的服务结果异议复核请求，我方及时核实并书面回复，复核确认属数据质量问题的，按双方约定处理。</w:t>
        </w:r>
      </w:ins>
    </w:p>
    <w:p w14:paraId="072F90A5">
      <w:pPr>
        <w:pStyle w:val="TenderBody"/>
        <w:numPr>
          <w:ilvl w:val="0"/>
          <w:numId w:val="11"/>
        </w:numPr>
        <w:ind w:left="900"/>
      </w:pPr>
      <w:r>
        <w:rPr>
          <w:rFonts w:hint="eastAsia"/>
        </w:rPr>
        <w:t>数据质量控制平台</w:t>
      </w:r>
    </w:p>
    <w:p>
      <w:pPr>
        <w:jc w:val="center"/>
        <w:rPr>
          <w:ins w:id="25" w:author="灵燕智能" w:date="2026-10-12T17:09:21Z"/>
        </w:rPr>
      </w:pPr>
      <w:ins w:id="26" w:author="灵燕智能" w:date="2026-10-12T17:09:21Z">
        <w:r>
          <w:drawing>
            <wp:inline xmlns:a="http://schemas.openxmlformats.org/drawingml/2006/main" xmlns:pic="http://schemas.openxmlformats.org/drawingml/2006/picture">
              <wp:extent cx="1372610" cy="6480000"/>
              <wp:docPr id="1928363213" name="Picture 19283632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72610" cy="6480000"/>
                      </a:xfrm>
                      <a:prstGeom prst="rect"/>
                    </pic:spPr>
                  </pic:pic>
                </a:graphicData>
              </a:graphic>
            </wp:inline>
          </w:drawing>
        </w:r>
      </w:ins>
    </w:p>
    <w:p>
      <w:pPr>
        <w:pStyle w:val="TenderCaption"/>
        <w:jc w:val="center"/>
      </w:pPr>
      <w:r>
        <w:t>数据质量问题处置流程</w:t>
      </w:r>
    </w:p>
    <w:p w14:paraId="46CCAC7C">
      <w:pPr>
        <w:pStyle w:val="TenderBody"/>
      </w:pPr>
      <w:r>
        <w:rPr>
          <w:rFonts w:hint="eastAsia"/>
        </w:rPr>
        <w:t>十余年数据生成经验铸就专业数据校验平台，采用机器与人工双层校验机制，在事前和事后进行监控、巡检、外部同比等方式，为数据质量提供最完备的保障。</w:t>
      </w:r>
    </w:p>
    <w:p w14:paraId="3501E0C6">
      <w:pPr>
        <w:pStyle w:val="17"/>
      </w:pPr>
      <w:r>
        <w:drawing>
          <wp:inline distT="0" distB="0" distL="0" distR="0">
            <wp:extent cx="5274310" cy="2423795"/>
            <wp:effectExtent l="0" t="0" r="2540" b="0"/>
            <wp:docPr id="277739900" name="图片 2"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9900" name="图片 2" descr="图形用户界面, 应用程序, 表格&#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423795"/>
                    </a:xfrm>
                    <a:prstGeom prst="rect">
                      <a:avLst/>
                    </a:prstGeom>
                    <a:noFill/>
                    <a:ln>
                      <a:noFill/>
                    </a:ln>
                    <a:effectLst/>
                  </pic:spPr>
                </pic:pic>
              </a:graphicData>
            </a:graphic>
          </wp:inline>
        </w:drawing>
      </w:r>
    </w:p>
    <w:p w14:paraId="2418C999">
      <w:pPr>
        <w:pStyle w:val="TenderBody"/>
        <w:ind w:firstLine="482"/>
        <w:jc w:val="center"/>
        <w:rPr>
          <w:b/>
          <w:bCs/>
        </w:rPr>
      </w:pPr>
      <w:del w:id="21" w:author="灵燕智能" w:date="2026-10-12T17:09:08Z">
        <w:r>
          <w:rPr>
            <w:rFonts w:hint="eastAsia"/>
            <w:b/>
            <w:bCs/>
          </w:rPr>
          <w:delText>同花顺数据质量控制系统</w:delText>
        </w:r>
      </w:del>
      <w:ins w:id="22" w:author="灵燕智能" w:date="2026-10-12T17:09:08Z">
        <w:r>
          <w:rPr>
            <w:rFonts w:hint="eastAsia"/>
            <w:b/>
            <w:bCs/>
          </w:rPr>
          <w:t xml:space="preserve">数据质量控制系统</w:t>
        </w:r>
      </w:ins>
    </w:p>
    <w:p w14:paraId="65FAB8DD">
      <w:pPr>
        <w:pStyle w:val="TenderBody"/>
      </w:pPr>
      <w:r>
        <w:rPr>
          <w:rFonts w:hint="eastAsia"/>
        </w:rPr>
        <w:t>本单位拥有专业化的数据校验平台，在数据采集完成之后，通过数据库触发器的方式，自动化的运行数据校验平台，对于入库的数据进行勾稽校验。数据校验平台有人工录入的十余万的校验规则，7*24小时自动化运作，保障数据质量，如果发现勾稽校验逻辑无法通过，则会自动预警并通知相关人员，由人工介入明确问题原因，及时解决问题。</w:t>
      </w:r>
    </w:p>
    <w:p w14:paraId="5E92DEA9">
      <w:pPr>
        <w:pStyle w:val="TenderBody"/>
      </w:pPr>
      <w:r>
        <w:rPr>
          <w:rFonts w:hint="eastAsia"/>
        </w:rPr>
        <w:t>基于数据质量评估标准与规范，对数据快速分层扫描检测，及时发现、定位、跟踪、暴露问题数据。持续监控数据波动情况及数据质量规则占比分析，定期生成数据质量报告，实时查看数据质量状况，保障数据质量的稳定可靠。</w:t>
      </w:r>
    </w:p>
    <w:p w14:paraId="4374D435">
      <w:pPr>
        <w:pStyle w:val="TenderBody"/>
      </w:pPr>
      <w:r>
        <w:rPr>
          <w:rFonts w:hint="eastAsia"/>
        </w:rPr>
        <w:t>数据质量控制平台主要工具如下：</w:t>
      </w:r>
    </w:p>
    <w:p w14:paraId="73FDD4C9">
      <w:pPr>
        <w:pStyle w:val="36"/>
        <w:widowControl/>
        <w:numPr>
          <w:ilvl w:val="0"/>
          <w:numId w:val="10"/>
        </w:numPr>
        <w:ind w:left="0" w:firstLine="480"/>
        <w:textAlignment w:val="baseline"/>
      </w:pPr>
      <w:r>
        <w:rPr>
          <w:rFonts w:hint="eastAsia"/>
        </w:rPr>
        <w:t>质量看板：支持对数据质量问题数据进行变化趋势分析，更直观的查看质量问题的变化以及对质量问题数据进行分析。</w:t>
      </w:r>
    </w:p>
    <w:p w14:paraId="6BD9138F">
      <w:pPr>
        <w:pStyle w:val="36"/>
        <w:widowControl/>
        <w:numPr>
          <w:ilvl w:val="0"/>
          <w:numId w:val="10"/>
        </w:numPr>
        <w:ind w:left="0" w:firstLine="480"/>
        <w:textAlignment w:val="baseline"/>
      </w:pPr>
      <w:r>
        <w:rPr>
          <w:rFonts w:hint="eastAsia"/>
        </w:rPr>
        <w:t>规则引擎：支持对字段、字段与字段、表间记录、表与表多维度自定义规则，并辅助模型检测，核查数据问题。</w:t>
      </w:r>
    </w:p>
    <w:p w14:paraId="01D04E90">
      <w:pPr>
        <w:pStyle w:val="36"/>
        <w:widowControl/>
        <w:numPr>
          <w:ilvl w:val="0"/>
          <w:numId w:val="10"/>
        </w:numPr>
        <w:ind w:left="0" w:firstLine="480"/>
        <w:textAlignment w:val="baseline"/>
      </w:pPr>
      <w:r>
        <w:rPr>
          <w:rFonts w:hint="eastAsia"/>
        </w:rPr>
        <w:t>质量监控：对重点数据和重点库表进行监控，对异常数据及时预警并跟踪。</w:t>
      </w:r>
    </w:p>
    <w:p w14:paraId="2F62964C">
      <w:pPr>
        <w:pStyle w:val="36"/>
        <w:widowControl/>
        <w:numPr>
          <w:ilvl w:val="0"/>
          <w:numId w:val="10"/>
        </w:numPr>
        <w:ind w:left="0" w:firstLine="480"/>
        <w:textAlignment w:val="baseline"/>
      </w:pPr>
      <w:r>
        <w:rPr>
          <w:rFonts w:hint="eastAsia"/>
        </w:rPr>
        <w:t>质量报告：多维度统计数据质量问题并生成报告，沉淀质量问题，进一步提高数据质量。</w:t>
      </w:r>
    </w:p>
    <w:p w14:paraId="742CACFD">
      <w:pPr>
        <w:pStyle w:val="8"/>
        <w:bidi w:val="0"/>
        <w:ind w:left="1008" w:leftChars="0" w:hanging="1008" w:firstLineChars="0"/>
      </w:pPr>
      <w:r>
        <w:rPr>
          <w:rFonts w:hint="eastAsia"/>
        </w:rPr>
        <w:t>数据同步</w:t>
      </w:r>
    </w:p>
    <w:p w14:paraId="70F54C69">
      <w:pPr>
        <w:pStyle w:val="TenderBody"/>
      </w:pPr>
      <w:r>
        <w:rPr>
          <w:rFonts w:hint="eastAsia"/>
        </w:rPr>
        <w:t>采用本单位自行研发的同步程序，每日同步更新数据，及时高效。当数据库同步工具检测到本地数据库表中的数据更新之后，自动化的通过此工具同步至用户数据库中，实现用户端的数据更新。</w:t>
      </w:r>
    </w:p>
    <w:p w14:paraId="0D814492">
      <w:pPr>
        <w:pStyle w:val="TenderBody"/>
      </w:pPr>
      <w:r>
        <w:drawing>
          <wp:inline distT="0" distB="0" distL="0" distR="0">
            <wp:extent cx="5271135" cy="3107690"/>
            <wp:effectExtent l="0" t="0" r="5715" b="0"/>
            <wp:docPr id="1928363212" name="图片 1"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3212" name="图片 1" descr="图示, 日程表&#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1135" cy="3107690"/>
                    </a:xfrm>
                    <a:prstGeom prst="rect">
                      <a:avLst/>
                    </a:prstGeom>
                    <a:noFill/>
                    <a:ln>
                      <a:noFill/>
                    </a:ln>
                  </pic:spPr>
                </pic:pic>
              </a:graphicData>
            </a:graphic>
          </wp:inline>
        </w:drawing>
      </w:r>
    </w:p>
    <w:p w14:paraId="33304239">
      <w:pPr>
        <w:pStyle w:val="7"/>
        <w:bidi w:val="0"/>
        <w:ind w:left="864" w:leftChars="0" w:hanging="864" w:firstLineChars="0"/>
      </w:pPr>
      <w:r>
        <w:rPr>
          <w:rFonts w:hint="eastAsia"/>
        </w:rPr>
        <w:t>高性能系统保证数据质量</w:t>
      </w:r>
    </w:p>
    <w:p w14:paraId="5D694C7D">
      <w:pPr>
        <w:pStyle w:val="8"/>
        <w:bidi w:val="0"/>
        <w:ind w:left="1008" w:leftChars="0" w:hanging="1008" w:firstLineChars="0"/>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2"/>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2"/>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2"/>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2"/>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8"/>
        <w:bidi w:val="0"/>
        <w:ind w:left="1008" w:leftChars="0" w:hanging="1008" w:firstLineChars="0"/>
      </w:pPr>
      <w:r>
        <w:rPr>
          <w:rFonts w:hint="eastAsia"/>
        </w:rPr>
        <w:t>系统可靠性</w:t>
      </w:r>
    </w:p>
    <w:p w14:paraId="1FA8C0CA">
      <w:pPr>
        <w:pStyle w:val="TenderBody"/>
        <w:numPr>
          <w:ilvl w:val="0"/>
          <w:numId w:val="13"/>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3"/>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3"/>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8"/>
        <w:bidi w:val="0"/>
        <w:ind w:left="1008" w:leftChars="0" w:hanging="1008" w:firstLineChars="0"/>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del w:id="17" w:author="灵燕智能" w:date="2026-10-12T17:08:39Z">
        <w:r>
          <w:rPr>
            <w:rFonts w:hint="eastAsia"/>
          </w:rPr>
          <w:delText xml:space="preserve">iFinD整体高可用架构方案设计，以高可用性和高稳定性为要求</w:delText>
        </w:r>
      </w:del>
      <w:ins w:id="18" w:author="灵燕智能" w:date="2026-10-12T17:08:39Z">
        <w:r>
          <w:rPr>
            <w:rFonts w:hint="eastAsia"/>
          </w:rPr>
          <w:t xml:space="preserve">本方案整体高可用架构设计，以高可用性和高稳定性为要求</w:t>
        </w:r>
      </w:ins>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pPr>
        <w:pStyle w:val="TenderBody"/>
        <w:rPr>
          <w:ins w:id="32" w:author="灵燕智能" w:date="2026-10-12T17:09:44Z"/>
        </w:rPr>
      </w:pPr>
      <w:ins w:id="33" w:author="灵燕智能" w:date="2026-10-12T17:09:44Z">
        <w:r>
          <w:t xml:space="preserve">上述高可用能力对应采购人的连续性要求：双服务器热备保证单点故障自动接管，合同期内因我方原因造成的服务中断合计不超过5个工作日；确发生中断的，按双方约定处理。因经营原因需要下线停止产品服务的，我方提前2个月书面通知采购人；未完成提前通知的，保持服务正常可用直至采购人完成替代安排，由此造成采购人损失的，我方承担全部责任。服务范围发生变化的，提前3个工作日书面告知采购人。我方保证拥有提供本项目约定服务的资质及许可，包括但不限于各类行政许可，并保证服务结果不侵犯任何第三方的商业秘密、隐私权等其他合法权利。按采购项目需求 5.22 条要求，我方不将采购人向我方提供的相关信息提供给其他任何一方、不在本地数据库留存或做任何用途，并配合采购人必要且合理的内外部审计机构检查及银行业监管机构检查。</w:t>
        </w:r>
      </w:ins>
    </w:p>
    <w:p w14:paraId="11ECF9BB">
      <w:pPr>
        <w:pStyle w:val="6"/>
        <w:bidi w:val="0"/>
        <w:ind w:left="720" w:leftChars="0" w:hanging="720" w:firstLineChars="0"/>
        <w:rPr>
          <w:del w:id="40" w:author="灵燕智能" w:date="2026-10-12T17:10:07Z"/>
          <w:rFonts w:hint="eastAsia"/>
        </w:rPr>
      </w:pPr>
      <w:del w:id="40" w:author="灵燕智能" w:date="2026-10-12T17:10:07Z">
        <w:r>
          <w:rPr>
            <w:rFonts w:hint="eastAsia"/>
          </w:rPr>
          <w:delText>数据安全合规性</w:delText>
        </w:r>
      </w:del>
    </w:p>
    <w:p>
      <w:pPr>
        <w:pStyle w:val="Heading2"/>
        <w:rPr>
          <w:ins w:id="30" w:author="灵燕智能" w:date="2026-10-12T17:09:44Z"/>
        </w:rPr>
      </w:pPr>
      <w:ins w:id="31" w:author="灵燕智能" w:date="2026-10-12T17:09:44Z">
        <w:r>
          <w:t xml:space="preserve">数据质量管控</w:t>
        </w:r>
      </w:ins>
    </w:p>
    <w:p w14:paraId="4B35348E">
      <w:pPr>
        <w:pStyle w:val="4"/>
        <w:bidi w:val="0"/>
        <w:ind w:left="864" w:leftChars="0" w:hanging="864" w:firstLineChars="0"/>
      </w:pPr>
      <w:r>
        <w:rPr>
          <w:rFonts w:hint="eastAsia"/>
        </w:rPr>
        <w:t>公安部信息系统安全等级保护备案三级证书</w:t>
      </w:r>
    </w:p>
    <w:p w14:paraId="532DF936">
      <w:pPr>
        <w:pStyle w:val="TenderBody"/>
        <w:rPr>
          <w:rFonts w:hint="eastAsia"/>
        </w:rPr>
      </w:pPr>
      <w:commentRangeStart w:id="0"/>
      <w:r>
        <w:drawing>
          <wp:inline distT="0" distB="0" distL="0" distR="0">
            <wp:extent cx="4288790" cy="3093720"/>
            <wp:effectExtent l="0" t="0" r="0" b="0"/>
            <wp:docPr id="10955029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292" name="图片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288790" cy="3093720"/>
                    </a:xfrm>
                    <a:prstGeom prst="rect">
                      <a:avLst/>
                    </a:prstGeom>
                    <a:noFill/>
                    <a:ln>
                      <a:noFill/>
                    </a:ln>
                  </pic:spPr>
                </pic:pic>
              </a:graphicData>
            </a:graphic>
          </wp:inline>
        </w:drawing>
      </w:r>
      <w:commentRangeEnd w:id="0"/>
      <w:r>
        <w:rPr>
          <w:rStyle w:val="CommentReference"/>
        </w:rPr>
        <w:commentReference w:id="0"/>
      </w:r>
    </w:p>
    <w:p w14:paraId="25BE6D5A">
      <w:pPr>
        <w:pStyle w:val="TenderBody"/>
        <w:rPr>
          <w:rFonts w:hint="eastAsia"/>
        </w:rPr>
      </w:pPr>
      <w:r>
        <w:rPr>
          <w:rFonts w:hint="eastAsia"/>
        </w:rPr>
        <w:drawing>
          <wp:inline distT="0" distB="0" distL="0" distR="0">
            <wp:extent cx="5274310" cy="2955925"/>
            <wp:effectExtent l="0" t="0" r="2540" b="0"/>
            <wp:docPr id="417337242" name="图片 62" descr="文本&#10;&#10;描述已自动生成"/>
            <wp:cNvGraphicFramePr/>
            <a:graphic xmlns:a="http://schemas.openxmlformats.org/drawingml/2006/main">
              <a:graphicData uri="http://schemas.openxmlformats.org/drawingml/2006/picture">
                <pic:pic xmlns:pic="http://schemas.openxmlformats.org/drawingml/2006/picture">
                  <pic:nvPicPr>
                    <pic:cNvPr id="417337242" name="图片 62" descr="文本&#10;&#10;描述已自动生成"/>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955925"/>
                    </a:xfrm>
                    <a:prstGeom prst="rect">
                      <a:avLst/>
                    </a:prstGeom>
                    <a:noFill/>
                    <a:ln>
                      <a:noFill/>
                    </a:ln>
                    <a:effectLst/>
                  </pic:spPr>
                </pic:pic>
              </a:graphicData>
            </a:graphic>
          </wp:inline>
        </w:drawing>
      </w:r>
    </w:p>
    <w:p w14:paraId="1575DC48">
      <w:pPr>
        <w:pStyle w:val="TenderBody"/>
        <w:rPr>
          <w:rFonts w:hint="eastAsia"/>
        </w:rPr>
      </w:pPr>
    </w:p>
    <w:p w14:paraId="65906DAD">
      <w:pPr>
        <w:pStyle w:val="4"/>
        <w:bidi w:val="0"/>
        <w:ind w:left="864" w:leftChars="0" w:hanging="864" w:firstLineChars="0"/>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del w:id="15" w:author="灵燕智能" w:date="2026-10-12T17:08:39Z">
        <w:r>
          <w:rPr>
            <w:rFonts w:hint="eastAsia"/>
          </w:rPr>
          <w:delText>同花顺承诺：</w:delText>
        </w:r>
      </w:del>
      <w:ins w:id="16" w:author="灵燕智能" w:date="2026-10-12T17:08:39Z">
        <w:r>
          <w:rPr>
            <w:rFonts w:hint="eastAsia"/>
          </w:rPr>
          <w:t xml:space="preserve">我方承诺：</w:t>
        </w:r>
      </w:ins>
    </w:p>
    <w:p w14:paraId="7F24C6C9">
      <w:pPr>
        <w:pStyle w:val="TenderBody"/>
        <w:rPr>
          <w:rFonts w:hint="eastAsia"/>
        </w:rPr>
      </w:pPr>
      <w:del w:id="13" w:author="灵燕智能" w:date="2026-10-12T17:08:39Z">
        <w:r>
          <w:rPr>
            <w:rFonts w:hint="eastAsia"/>
          </w:rPr>
          <w:delText>对采购单位查询返回的数据文件需国密加密后按招标人要求的方式返回。</w:delText>
        </w:r>
      </w:del>
      <w:ins w:id="14" w:author="灵燕智能" w:date="2026-10-12T17:08:39Z">
        <w:r>
          <w:rPr>
            <w:rFonts w:hint="eastAsia"/>
          </w:rPr>
          <w:t xml:space="preserve">对采购人查询返回的数据文件采用国密SM2算法加签验签，并按采购人要求的方式加密返回。</w:t>
        </w:r>
      </w:ins>
    </w:p>
    <w:p w14:paraId="40EB07D4">
      <w:pPr>
        <w:pStyle w:val="TenderBody"/>
        <w:rPr>
          <w:rFonts w:hint="eastAsia"/>
        </w:rPr>
      </w:pPr>
      <w:del w:id="34" w:author="灵燕智能" w:date="2026-10-12T17:10:07Z">
        <w:r>
          <w:rPr>
            <w:rFonts w:hint="eastAsia"/>
          </w:rPr>
          <w:delText xml:space="preserve">对通信安全、会话安全及数据安全做保证，防止信息泄露。</w:delText>
        </w:r>
      </w:del>
      <w:ins w:id="35" w:author="灵燕智能" w:date="2026-10-12T17:10:07Z">
        <w:r>
          <w:rPr>
            <w:rFonts w:hint="eastAsia"/>
          </w:rPr>
          <w:t xml:space="preserve">对通信安全、会话安全及数据安全做保证，防止信息泄露；对采购人输出的数据严格保密，不向任何第三方提供。</w:t>
        </w:r>
      </w:ins>
      <w:del w:id="11" w:author="灵燕智能" w:date="2026-10-12T17:08:39Z">
        <w:r>
          <w:rPr>
            <w:rFonts w:hint="eastAsia"/>
          </w:rPr>
          <w:delText xml:space="preserve">发生信息泄露情形，能够在24小时内容上报招标人。</w:delText>
        </w:r>
      </w:del>
      <w:ins w:id="12" w:author="灵燕智能" w:date="2026-10-12T17:08:39Z">
        <w:r>
          <w:rPr>
            <w:rFonts w:hint="eastAsia"/>
          </w:rPr>
          <w:t xml:space="preserve">发生信息泄露情形，能够在1小时内通报采购人，并在24小时内提交正式报告。</w:t>
        </w:r>
      </w:ins>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pPr>
        <w:pStyle w:val="Heading2"/>
        <w:rPr>
          <w:ins w:id="36" w:author="灵燕智能" w:date="2026-10-12T17:10:07Z"/>
        </w:rPr>
      </w:pPr>
      <w:ins w:id="37" w:author="灵燕智能" w:date="2026-10-12T17:10:07Z">
        <w:r>
          <w:t xml:space="preserve">应急与合规</w:t>
        </w:r>
      </w:ins>
    </w:p>
    <w:p>
      <w:pPr>
        <w:pStyle w:val="TenderBody"/>
        <w:rPr>
          <w:ins w:id="38" w:author="灵燕智能" w:date="2026-10-12T17:10:07Z"/>
        </w:rPr>
      </w:pPr>
      <w:ins w:id="39" w:author="灵燕智能" w:date="2026-10-12T17:10:07Z">
        <w:r>
          <w:t xml:space="preserve">应急响应：接到采购人使用问题后一般应在24小时内给予回应；服务系统故障后0.5小时内响应并指派专人不间断修复直至恢复。应急保障遵循银监发〔2011〕104号等银行业信息科技风险管理相关要求执行。</w:t>
        </w:r>
      </w:ins>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del w:id="9" w:author="灵燕智能" w:date="2026-10-12T17:08:39Z">
        <w:r>
          <w:rPr>
            <w:rFonts w:hint="eastAsia"/>
          </w:rPr>
          <w:delText>同花顺承诺：</w:delText>
        </w:r>
      </w:del>
      <w:ins w:id="10" w:author="灵燕智能" w:date="2026-10-12T17:08:39Z">
        <w:r>
          <w:rPr>
            <w:rFonts w:hint="eastAsia"/>
          </w:rPr>
          <w:t xml:space="preserve">我方承诺：</w:t>
        </w:r>
      </w:ins>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del w:id="7" w:author="灵燕智能" w:date="2026-10-12T17:08:39Z">
        <w:r>
          <w:rPr>
            <w:rFonts w:hint="eastAsia"/>
          </w:rPr>
          <w:delText>用户认证服务由同花顺统一认证中心提供且账号与部署机器MAC地址绑定，确保账号安全性。</w:delText>
        </w:r>
      </w:del>
      <w:ins w:id="8" w:author="灵燕智能" w:date="2026-10-12T17:08:39Z">
        <w:r>
          <w:rPr>
            <w:rFonts w:hint="eastAsia"/>
          </w:rPr>
          <w:t xml:space="preserve">用户认证服务由我方统一认证中心提供，账号与部署机器MAC地址绑定，确保账号安全性。</w:t>
        </w:r>
      </w:ins>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del w:id="5" w:author="灵燕智能" w:date="2026-10-12T17:08:39Z">
        <w:r>
          <w:rPr>
            <w:rFonts w:hint="eastAsia"/>
          </w:rPr>
          <w:delText>同步客户端与服务端之间交互采用https协议，保证数据传输过程中的安全性。</w:delText>
        </w:r>
      </w:del>
      <w:ins w:id="6" w:author="灵燕智能" w:date="2026-10-12T17:08:39Z">
        <w:r>
          <w:rPr>
            <w:rFonts w:hint="eastAsia"/>
          </w:rPr>
          <w:t xml:space="preserve">同步客户端与服务端之间交互采用HTTPS协议，传输过程使用国密算法加签验签加密，保证数据传输过程中的安全性。</w:t>
        </w:r>
      </w:ins>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del w:id="3" w:author="灵燕智能" w:date="2026-10-12T17:08:39Z">
        <w:r>
          <w:rPr>
            <w:rFonts w:hint="eastAsia"/>
          </w:rPr>
          <w:delText>数据文件额外采用SM4分组加密算法加解密，保证数据文件的安全性，防止文件泄漏。</w:delText>
        </w:r>
      </w:del>
      <w:ins w:id="4" w:author="灵燕智能" w:date="2026-10-12T17:08:39Z">
        <w:r>
          <w:rPr>
            <w:rFonts w:hint="eastAsia"/>
          </w:rPr>
          <w:t xml:space="preserve">数据文件额外采用国密SM4分组加密算法加解密，保证数据文件的安全性，防止文件泄漏。</w:t>
        </w:r>
      </w:ins>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p w14:paraId="1CE5482B">
      <w:pPr>
        <w:pStyle w:val="10"/>
        <w:bidi w:val="0"/>
        <w:ind w:left="720" w:leftChars="0" w:hanging="720" w:firstLineChars="0"/>
        <w:rPr>
          <w:rFonts w:hint="eastAsia"/>
        </w:rPr>
      </w:pPr>
      <w:r>
        <w:rPr>
          <w:rFonts w:hint="eastAsia"/>
        </w:rPr>
        <w:t>数据稳定性分析</w:t>
      </w:r>
    </w:p>
    <w:p w14:paraId="230E5BA3">
      <w:pPr>
        <w:pStyle w:val="TenderBody"/>
        <w:rPr>
          <w:rFonts w:hint="eastAsia"/>
        </w:rPr>
      </w:pPr>
      <w:del w:id="1" w:author="灵燕智能" w:date="2026-10-12T17:08:39Z">
        <w:r>
          <w:rPr>
            <w:rFonts w:hint="eastAsia"/>
          </w:rPr>
          <w:delText>同花顺充分考虑到数据来源稳定性的问题，针对数据，保证同时存在有多个数据来源，在数据来源处理上，保证数据完整和稳定；另一方面，同花顺有完善的校验机制，后台有AI机器校验平台和人工校验的多重数据保证，对于数据的完整稳定提供保障。</w:delText>
        </w:r>
      </w:del>
      <w:ins w:id="2" w:author="灵燕智能" w:date="2026-10-12T17:08:39Z">
        <w:r>
          <w:rPr>
            <w:rFonts w:hint="eastAsia"/>
          </w:rPr>
          <w:t xml:space="preserve">我方充分考虑到数据来源稳定性的问题，针对每类数据保证同时存在多个数据来源，在数据来源处理上保证数据完整和稳定；另一方面，我方有完善的校验机制，后台有AI机器校验平台和人工校验的多重数据保证，对数据的完整稳定提供保障。</w:t>
        </w:r>
      </w:ins>
    </w:p>
    <w:p w14:paraId="78DE30A9">
      <w:pPr>
        <w:pStyle w:val="24"/>
        <w:ind w:left="0" w:leftChars="0" w:firstLine="480"/>
        <w:rPr>
          <w:rFonts w:hint="eastAsia"/>
        </w:rPr>
      </w:pPr>
      <w:r>
        <w:rPr>
          <w:rFonts w:hint="eastAsia"/>
        </w:rPr>
        <w:t>极高的可伸缩性，动态添加资源，分摊压力，灵活部署，保证了平台的高可用性和服务的稳定性。</w:t>
      </w:r>
    </w:p>
    <w:p>
      <w:pPr>
        <w:pStyle w:val="Heading2"/>
        <w:rPr>
          <w:ins w:id="28" w:author="灵燕智能" w:date="2026-10-12T17:09:44Z"/>
        </w:rPr>
      </w:pPr>
      <w:ins w:id="29" w:author="灵燕智能" w:date="2026-10-12T17:09:44Z">
        <w:r>
          <w:t xml:space="preserve">业务连续性保障</w:t>
        </w:r>
      </w:ins>
    </w:p>
    <w:p>
      <w:pPr>
        <w:pStyle w:val="TenderBody"/>
        <w:rPr>
          <w:ins w:id="41" w:author="灵燕智能" w:date="2026-10-12T17:10:25Z"/>
        </w:rPr>
      </w:pPr>
      <w:ins w:id="42" w:author="灵燕智能" w:date="2026-10-12T17:10:25Z">
        <w:r>
          <w:t xml:space="preserve">我方不定期向采购人同步获悉的其他银行因个人隐私信息采集方面被处罚的情况，作为采购人风险合规管理的信息参考。</w:t>
        </w:r>
      </w:ins>
    </w:p>
    <w:p w14:paraId="7EFDC94A">
      <w:pPr>
        <w:pStyle w:val="10"/>
        <w:bidi w:val="0"/>
        <w:ind w:left="720" w:leftChars="0" w:hanging="720" w:firstLineChars="0"/>
        <w:rPr>
          <w:del w:id="43" w:author="灵燕智能" w:date="2026-10-12T17:10:41Z"/>
          <w:del w:id="27" w:author="灵燕智能" w:date="2026-10-12T17:09:44Z"/>
          <w:rFonts w:hint="eastAsia"/>
        </w:rPr>
      </w:pPr>
      <w:del w:id="27" w:author="灵燕智能" w:date="2026-10-12T17:09:44Z">
        <w:del w:id="43" w:author="灵燕智能" w:date="2026-10-12T17:10:41Z">
          <w:r>
            <w:rPr>
              <w:rFonts w:hint="eastAsia"/>
            </w:rPr>
            <w:delText>数据完整性分析</w:delText>
          </w:r>
        </w:del>
      </w:del>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08:59Z">
    <w:p>
      <w:pPr>
        <w:pStyle w:val="CommentText"/>
      </w:pPr>
      <w:r>
        <w:rPr>
          <w:rStyle w:val="CommentReference"/>
        </w:rPr>
        <w:annotationRef/>
      </w:r>
      <w:r>
        <w:t>本节「公安部信息系统安全等级保护备案三级证书」两张证书图为素材底稿（历史项目）原件。需确认是否为杭州研数科技有限公司（验收演示）名下的有效等保备案证书：若是，保留即可；若否，请提供我方证书扫描件替换，或告知本段改为文字陈述「系统已通过等级保护测评」并删除证书图。</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18"/>
    <w:multiLevelType w:val="multilevel"/>
    <w:tmpl w:val="000000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64F4364E"/>
    <w:multiLevelType w:val="singleLevel"/>
    <w:tmpl w:val="64F4364E"/>
    <w:lvl w:ilvl="0" w:tentative="0">
      <w:start w:val="1"/>
      <w:numFmt w:val="decimal"/>
      <w:suff w:val="space"/>
      <w:lvlText w:val="%1."/>
      <w:lvlJc w:val="left"/>
    </w:lvl>
  </w:abstractNum>
  <w:abstractNum w:abstractNumId="12">
    <w:nsid w:val="60262FE3"/>
    <w:multiLevelType w:val="singleLevel"/>
    <w:tmpl w:val="60262FE3"/>
    <w:lvl w:ilvl="0" w:tentative="0">
      <w:start w:val="1"/>
      <w:numFmt w:val="decimal"/>
      <w:suff w:val="space"/>
      <w:lvlText w:val="%1."/>
      <w:lvlJc w:val="left"/>
    </w:lvl>
  </w:abstractNum>
  <w:abstractNum w:abstractNumId="10">
    <w:nsid w:val="A395AA84"/>
    <w:multiLevelType w:val="singleLevel"/>
    <w:tmpl w:val="A395AA84"/>
    <w:lvl w:ilvl="0" w:tentative="0">
      <w:start w:val="1"/>
      <w:numFmt w:val="decimal"/>
      <w:suff w:val="space"/>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7">
    <w:name w:val="heading 4 2"/>
    <w:basedOn w:val="1"/>
    <w:next w:val="1"/>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paragraph" w:styleId="36">
    <w:name w:val="List Paragraph 2"/>
    <w:basedOn w:val="1"/>
    <w:link w:val="37"/>
    <w:unhideWhenUsed/>
    <w:qFormat/>
    <w:uiPriority w:val="19"/>
    <w:pPr>
      <w:ind w:firstLine="420"/>
    </w:pPr>
  </w:style>
  <w:style w:type="character" w:customStyle="1" w:styleId="37">
    <w:name w:val="列表段落 字符"/>
    <w:link w:val="36"/>
    <w:qFormat/>
    <w:uiPriority w:val="19"/>
    <w:rPr>
      <w:rFonts w:ascii="Times New Roman" w:hAnsi="Times New Roman" w:eastAsia="宋体" w:cs="Times New Roman"/>
      <w:kern w:val="2"/>
      <w:sz w:val="24"/>
      <w:szCs w:val="24"/>
    </w:rPr>
  </w:style>
  <w:style w:type="paragraph" w:styleId="8">
    <w:name w:val="heading 5 2"/>
    <w:basedOn w:val="1"/>
    <w:next w:val="1"/>
    <w:link w:val="33"/>
    <w:unhideWhenUsed/>
    <w:qFormat/>
    <w:uiPriority w:val="0"/>
    <w:pPr>
      <w:keepNext/>
      <w:keepLines/>
      <w:ind w:firstLineChars="0"/>
      <w:jc w:val="left"/>
      <w:outlineLvl w:val="4"/>
    </w:pPr>
    <w:rPr>
      <w:rFonts w:ascii="Songti SC Bold" w:hAnsi="Songti SC Bold" w:eastAsia="Songti SC Bold" w:cs="Songti SC Bold"/>
      <w:b/>
      <w:bCs/>
      <w:color w:val="000000" w:themeColor="text1"/>
      <w14:textFill>
        <w14:solidFill>
          <w14:schemeClr w14:val="tx1"/>
        </w14:solidFill>
      </w14:textFill>
    </w:rPr>
  </w:style>
  <w:style w:type="character" w:customStyle="1" w:styleId="32">
    <w:name w:val="标题 4 字符"/>
    <w:basedOn w:val="27"/>
    <w:link w:val="7"/>
    <w:qFormat/>
    <w:uiPriority w:val="0"/>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paragraph" w:styleId="17">
    <w:name w:val="toc 1 2"/>
    <w:basedOn w:val="1"/>
    <w:next w:val="1"/>
    <w:qFormat/>
    <w:uiPriority w:val="39"/>
    <w:pPr>
      <w:ind w:firstLine="0" w:firstLineChars="0"/>
      <w:jc w:val="left"/>
    </w:pPr>
    <w:rPr>
      <w:caps/>
      <w:color w:val="000000"/>
    </w:rPr>
  </w:style>
  <w:style w:type="character" w:customStyle="1" w:styleId="33">
    <w:name w:val="标题 5 字符"/>
    <w:basedOn w:val="27"/>
    <w:link w:val="8"/>
    <w:qFormat/>
    <w:uiPriority w:val="0"/>
    <w:rPr>
      <w:rFonts w:ascii="Songti SC Bold" w:hAnsi="Songti SC Bold" w:eastAsia="Songti SC Bold" w:cs="Songti SC Bold"/>
      <w:b/>
      <w:bCs/>
      <w:color w:val="000000" w:themeColor="text1"/>
      <w:sz w:val="24"/>
      <w:szCs w:val="24"/>
      <w14:textFill>
        <w14:solidFill>
          <w14:schemeClr w14:val="tx1"/>
        </w14:solidFill>
      </w14:textFill>
      <w14:ligatures w14:val="standardContextual"/>
    </w:rPr>
  </w:style>
  <w:style w:type="paragraph" w:styleId="1">
    <w:name w:val="Normal 2"/>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character" w:styleId="27">
    <w:name w:val="Default Paragraph Font 2"/>
    <w:semiHidden/>
    <w:unhideWhenUsed/>
    <w:uiPriority w:val="1"/>
  </w:style>
  <w:style w:type="paragraph" w:styleId="2">
    <w:name w:val="Normal Indent"/>
    <w:basedOn w:val="1"/>
    <w:next w:val="3"/>
    <w:link w:val="40"/>
    <w:qFormat/>
    <w:uiPriority w:val="0"/>
    <w:pPr>
      <w:ind w:firstLine="420"/>
    </w:pPr>
  </w:style>
  <w:style w:type="paragraph" w:styleId="3">
    <w:name w:val="Body Text Indent"/>
    <w:basedOn w:val="1"/>
    <w:next w:val="2"/>
    <w:qFormat/>
    <w:uiPriority w:val="0"/>
    <w:pPr>
      <w:spacing w:after="120"/>
      <w:ind w:left="420" w:leftChars="200"/>
    </w:pPr>
  </w:style>
  <w:style w:type="character" w:customStyle="1" w:styleId="40">
    <w:name w:val="正文缩进 字符"/>
    <w:link w:val="2"/>
    <w:qFormat/>
    <w:uiPriority w:val="0"/>
    <w:rPr>
      <w:rFonts w:ascii="Times New Roman" w:hAnsi="Times New Roman" w:eastAsia="宋体" w:cs="Times New Roman"/>
      <w:kern w:val="2"/>
      <w:sz w:val="24"/>
      <w:szCs w:val="24"/>
    </w:rPr>
  </w:style>
  <w:style w:type="paragraph" w:styleId="4">
    <w:name w:val="heading 4 3"/>
    <w:basedOn w:val="5"/>
    <w:next w:val="5"/>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paragraph" w:styleId="5">
    <w:name w:val="Normal 3"/>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6">
    <w:name w:val="heading 3 2"/>
    <w:basedOn w:val="5"/>
    <w:next w:val="5"/>
    <w:link w:val="31"/>
    <w:unhideWhenUsed/>
    <w:qFormat/>
    <w:uiPriority w:val="0"/>
    <w:pPr>
      <w:keepNext/>
      <w:keepLines/>
      <w:ind w:firstLineChars="0"/>
      <w:outlineLvl w:val="2"/>
    </w:pPr>
    <w:rPr>
      <w:rFonts w:ascii="Songti SC Bold" w:hAnsi="Songti SC Bold" w:eastAsia="Songti SC Bold" w:cs="Songti SC Bold"/>
      <w:b/>
      <w:bCs/>
      <w:color w:val="000000" w:themeColor="text1"/>
      <w:sz w:val="30"/>
      <w:szCs w:val="30"/>
      <w:lang w:eastAsia="en-US"/>
      <w14:textFill>
        <w14:solidFill>
          <w14:schemeClr w14:val="tx1"/>
        </w14:solidFill>
      </w14:textFill>
      <w14:ligatures w14:val="standardContextual"/>
    </w:rPr>
  </w:style>
  <w:style w:type="character" w:customStyle="1" w:styleId="31">
    <w:name w:val="标题 3 字符"/>
    <w:basedOn w:val="9"/>
    <w:link w:val="6"/>
    <w:qFormat/>
    <w:uiPriority w:val="0"/>
    <w:rPr>
      <w:rFonts w:ascii="Songti SC Bold" w:hAnsi="Songti SC Bold" w:eastAsia="仿宋" w:cs="Times New Roman"/>
      <w:b/>
      <w:bCs/>
      <w:color w:val="000000" w:themeColor="text1"/>
      <w:sz w:val="30"/>
      <w:szCs w:val="30"/>
      <w:lang w:eastAsia="en-US"/>
      <w14:textFill>
        <w14:solidFill>
          <w14:schemeClr w14:val="tx1"/>
        </w14:solidFill>
      </w14:textFill>
      <w14:ligatures w14:val="standardContextual"/>
    </w:rPr>
  </w:style>
  <w:style w:type="character" w:styleId="9">
    <w:name w:val="Default Paragraph Font 3"/>
    <w:semiHidden/>
    <w:unhideWhenUsed/>
    <w:uiPriority w:val="1"/>
  </w:style>
  <w:style w:type="paragraph" w:styleId="10">
    <w:name w:val="heading 2 2"/>
    <w:basedOn w:val="11"/>
    <w:next w:val="11"/>
    <w:link w:val="30"/>
    <w:unhideWhenUsed/>
    <w:qFormat/>
    <w:uiPriority w:val="0"/>
    <w:pPr>
      <w:keepNext/>
      <w:keepLines/>
      <w:ind w:firstLineChars="0"/>
      <w:jc w:val="left"/>
      <w:outlineLvl w:val="1"/>
    </w:pPr>
    <w:rPr>
      <w:rFonts w:ascii="Arial Bold" w:hAnsi="Arial Bold"/>
      <w:b/>
      <w:bCs/>
      <w:sz w:val="32"/>
      <w:szCs w:val="32"/>
    </w:rPr>
  </w:style>
  <w:style w:type="paragraph" w:styleId="24">
    <w:name w:val="Body Text First Indent 2"/>
    <w:basedOn w:val="3"/>
    <w:qFormat/>
    <w:uiPriority w:val="0"/>
    <w:pPr>
      <w:ind w:firstLine="420"/>
    </w:pPr>
  </w:style>
  <w:style w:type="character" w:customStyle="1" w:styleId="30">
    <w:name w:val="标题 2 字符"/>
    <w:basedOn w:val="12"/>
    <w:link w:val="10"/>
    <w:qFormat/>
    <w:uiPriority w:val="9"/>
    <w:rPr>
      <w:rFonts w:ascii="Arial Bold" w:hAnsi="Arial Bold" w:eastAsia="宋体" w:cs="Times New Roman"/>
      <w:b/>
      <w:bCs/>
      <w:sz w:val="32"/>
      <w:szCs w:val="32"/>
      <w14:ligatures w14:val="standardContextual"/>
    </w:rPr>
  </w:style>
  <w:style w:type="paragraph" w:styleId="11">
    <w:name w:val="Normal 4"/>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character" w:styleId="12">
    <w:name w:val="Default Paragraph Font 4"/>
    <w:semiHidden/>
    <w:unhideWhenUsed/>
    <w:uiPriority w:val="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comments" Target="comment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