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法定代表人身份证明书（格式7-5）</w:t>
      </w:r>
    </w:p>
    <w:p w14:paraId="4159A08A">
      <w:pPr>
        <w:pStyle w:val="5"/>
        <w:spacing w:before="0" w:after="0" w:line="560" w:lineRule="exact"/>
        <w:jc w:val="center"/>
        <w:rPr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r>
        <w:rPr>
          <w:rFonts w:hint="eastAsia" w:ascii="仿宋" w:hAnsi="仿宋" w:eastAsia="仿宋" w:cs="仿宋"/>
          <w:b/>
          <w:bCs w:val="0"/>
          <w:color w:val="auto"/>
          <w:sz w:val="24"/>
          <w:szCs w:val="24"/>
          <w:highlight w:val="none"/>
          <w:lang w:val="en-US" w:eastAsia="zh-CN"/>
        </w:rPr>
        <w:br w:type="page"/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</w:rPr>
        <w:t>7-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/>
        </w:rPr>
        <w:t>5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</w:rPr>
        <w:t>法定代表人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  <w:lang w:val="en-US" w:eastAsia="zh-CN"/>
        </w:rPr>
        <w:t>身份证明书</w:t>
      </w:r>
      <w:r>
        <w:rPr>
          <w:rFonts w:hint="eastAsia" w:ascii="仿宋" w:hAnsi="仿宋" w:eastAsia="仿宋" w:cs="仿宋"/>
          <w:b/>
          <w:bCs/>
          <w:color w:val="auto"/>
          <w:kern w:val="0"/>
          <w:sz w:val="32"/>
          <w:szCs w:val="32"/>
          <w:highlight w:val="none"/>
        </w:rPr>
        <w:t>（格式）</w:t>
      </w:r>
    </w:p>
    <w:p w14:paraId="464BB52A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7B0BE9B4">
      <w:pPr>
        <w:spacing w:line="360" w:lineRule="auto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致: 江西省永晋招标咨询有限公司</w:t>
      </w:r>
    </w:p>
    <w:p w14:paraId="46F07BD6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</w:t>
      </w:r>
      <w:del w:id="18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（</w:delText>
        </w:r>
      </w:del>
      <w:del w:id="18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val="en-US" w:eastAsia="zh-CN"/>
          </w:rPr>
          <w:delText>法定代表人姓名</w:delText>
        </w:r>
      </w:del>
      <w:del w:id="18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）</w:delText>
        </w:r>
      </w:del>
      <w:ins w:id="19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（陈演示）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>在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  <w:lang w:val="en-US" w:eastAsia="zh-CN"/>
        </w:rPr>
        <w:t xml:space="preserve">     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</w:t>
      </w:r>
      <w:del w:id="20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delText>（</w:delText>
        </w:r>
      </w:del>
      <w:del w:id="20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</w:delText>
        </w:r>
      </w:del>
      <w:del w:id="20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val="en-US" w:eastAsia="zh-CN"/>
          </w:rPr>
          <w:delText>全称</w:delText>
        </w:r>
      </w:del>
      <w:del w:id="20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delText>）</w:delText>
        </w:r>
      </w:del>
      <w:ins w:id="21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t xml:space="preserve">（杭州研数科技有限公司（验收演示））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>任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</w:t>
      </w:r>
      <w:del w:id="22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（</w:delText>
        </w:r>
      </w:del>
      <w:del w:id="22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val="en-US" w:eastAsia="zh-CN"/>
          </w:rPr>
          <w:delText>职务名称</w:delText>
        </w:r>
      </w:del>
      <w:del w:id="22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）</w:delText>
        </w:r>
      </w:del>
      <w:ins w:id="23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（总经理）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>职务，是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u w:val="single"/>
        </w:rPr>
        <w:t xml:space="preserve">                </w:t>
      </w:r>
      <w:del w:id="24" w:author="灵燕智能" w:date="2026-10-12T17:36:4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delText>（</w:delText>
        </w:r>
      </w:del>
      <w:del w:id="24" w:author="灵燕智能" w:date="2026-10-12T17:36:4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>投标供应商</w:delText>
        </w:r>
      </w:del>
      <w:del w:id="24" w:author="灵燕智能" w:date="2026-10-12T17:36:4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val="en-US" w:eastAsia="zh-CN"/>
          </w:rPr>
          <w:delText>全称</w:delText>
        </w:r>
      </w:del>
      <w:del w:id="24" w:author="灵燕智能" w:date="2026-10-12T17:36:4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delText>）</w:delText>
        </w:r>
      </w:del>
      <w:ins w:id="25" w:author="灵燕智能" w:date="2026-10-12T17:36:47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  <w:lang w:eastAsia="zh-CN"/>
          </w:rPr>
          <w:t xml:space="preserve">（杭州研数科技有限公司（验收演示））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>的法定代表人</w:t>
      </w: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>。</w:t>
      </w:r>
    </w:p>
    <w:tbl>
      <w:tblPr>
        <w:tblStyle w:val="42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46"/>
      </w:tblGrid>
      <w:tr w14:paraId="5B573180">
        <w:trPr>
          <w:trHeight w:val="2950" w:hRule="atLeast"/>
        </w:trPr>
        <w:tc>
          <w:tcPr>
            <w:tcW w:w="8946" w:type="dxa"/>
            <w:noWrap w:val="0"/>
            <w:vAlign w:val="top"/>
          </w:tcPr>
          <w:p w14:paraId="2FB24CFA">
            <w:pPr>
              <w:widowControl/>
              <w:spacing w:line="360" w:lineRule="auto"/>
              <w:ind w:firstLine="560" w:firstLineChars="200"/>
              <w:jc w:val="left"/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</w:pPr>
            <w:r>
              <w:rPr>
                <w:rFonts w:hint="eastAsia" w:ascii="仿宋" w:hAnsi="仿宋" w:eastAsia="仿宋" w:cs="仿宋"/>
                <w:color w:val="auto"/>
                <w:kern w:val="0"/>
                <w:sz w:val="28"/>
                <w:szCs w:val="28"/>
                <w:highlight w:val="none"/>
              </w:rPr>
              <w:t>粘贴法定代表人身份证明</w:t>
            </w:r>
            <w:r>
              <w:rPr>
                <w:rFonts w:hint="eastAsia" w:ascii="仿宋" w:hAnsi="仿宋" w:eastAsia="仿宋" w:cs="仿宋"/>
                <w:b/>
                <w:color w:val="auto"/>
                <w:kern w:val="0"/>
                <w:sz w:val="28"/>
                <w:szCs w:val="28"/>
                <w:highlight w:val="none"/>
              </w:rPr>
              <w:t>（复印件正、反两面）</w:t>
            </w:r>
          </w:p>
        </w:tc>
      </w:tr>
    </w:tbl>
    <w:p w14:paraId="132F6960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</w:pPr>
      <w:commentRangeStart w:id="0"/>
      <w:r>
        <w:rPr>
          <w:rFonts w:hint="eastAsia" w:ascii="仿宋" w:hAnsi="仿宋" w:eastAsia="仿宋" w:cs="仿宋"/>
          <w:color w:val="auto"/>
          <w:sz w:val="28"/>
          <w:szCs w:val="28"/>
          <w:highlight w:val="none"/>
          <w:lang w:val="en-US" w:eastAsia="zh-CN"/>
        </w:rPr>
        <w:t>特此证明。</w:t>
      </w:r>
      <w:commentRangeEnd w:id="0"/>
      <w:r>
        <w:rPr>
          <w:rStyle w:val="CommentReference"/>
        </w:rPr>
        <w:commentReference w:id="0"/>
      </w:r>
    </w:p>
    <w:p w14:paraId="125E3DD6">
      <w:pPr>
        <w:spacing w:line="360" w:lineRule="auto"/>
        <w:ind w:firstLine="560" w:firstLineChars="200"/>
        <w:jc w:val="left"/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</w:t>
      </w:r>
    </w:p>
    <w:p w14:paraId="6560969E">
      <w:pPr>
        <w:spacing w:line="360" w:lineRule="auto"/>
        <w:ind w:firstLine="560" w:firstLineChars="200"/>
        <w:jc w:val="right"/>
        <w:rPr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    </w:t>
      </w:r>
      <w:del w:id="14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delText xml:space="preserve">投标供应商名称（公章或自然人印鉴章）</w:delText>
        </w:r>
      </w:del>
      <w:ins w:id="15" w:author="灵燕智能" w:date="2026-10-12T17:36:39Z">
        <w:r>
          <w:rPr>
            <w:rFonts w:hint="eastAsia" w:ascii="仿宋" w:hAnsi="仿宋" w:eastAsia="仿宋" w:cs="仿宋"/>
            <w:color w:val="auto"/>
            <w:sz w:val="28"/>
            <w:szCs w:val="28"/>
            <w:highlight w:val="none"/>
          </w:rPr>
          <w:t xml:space="preserve">投标供应商名称（公章或自然人印鉴章）：杭州研数科技有限公司（验收演示）</w:t>
        </w:r>
      </w:ins>
      <w:r>
        <w:rPr>
          <w:rFonts w:hint="eastAsia" w:ascii="仿宋" w:hAnsi="仿宋" w:eastAsia="仿宋" w:cs="仿宋"/>
          <w:color w:val="auto"/>
          <w:sz w:val="28"/>
          <w:szCs w:val="28"/>
          <w:highlight w:val="none"/>
        </w:rPr>
        <w:t xml:space="preserve">                                   </w:t>
      </w:r>
      <w:del w:id="16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年  月  日</w:delText>
        </w:r>
      </w:del>
      <w:ins w:id="17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t xml:space="preserve">2026年8月19日</w:t>
        </w:r>
      </w:ins>
    </w:p>
    <w:p w14:paraId="382429CE">
      <w:pPr>
        <w:spacing w:line="360" w:lineRule="auto"/>
        <w:jc w:val="center"/>
        <w:rPr>
          <w:del w:id="13" w:author="灵燕智能" w:date="2026-10-12T17:36:39Z"/>
          <w:rFonts w:hint="eastAsia" w:ascii="仿宋" w:hAnsi="仿宋" w:eastAsia="仿宋" w:cs="仿宋"/>
          <w:b/>
          <w:color w:val="auto"/>
          <w:kern w:val="0"/>
          <w:sz w:val="32"/>
          <w:szCs w:val="32"/>
          <w:highlight w:val="none"/>
        </w:rPr>
      </w:pPr>
      <w:del w:id="13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br w:type="page"/>
        </w:r>
      </w:del>
      <w:del w:id="13" w:author="灵燕智能" w:date="2026-10-12T17:36:39Z">
        <w:r>
          <w:rPr>
            <w:rFonts w:hint="eastAsia" w:ascii="仿宋" w:hAnsi="仿宋" w:eastAsia="仿宋" w:cs="仿宋"/>
            <w:b/>
            <w:color w:val="auto"/>
            <w:kern w:val="0"/>
            <w:sz w:val="32"/>
            <w:szCs w:val="32"/>
            <w:highlight w:val="none"/>
          </w:rPr>
          <w:delText>7-5投标供应商关于资格的声明函（格式）</w:delText>
        </w:r>
      </w:del>
      <w:bookmarkEnd w:id="187"/>
    </w:p>
    <w:p w14:paraId="2911623E">
      <w:pPr>
        <w:pStyle w:val="26"/>
        <w:spacing w:line="360" w:lineRule="auto"/>
        <w:jc w:val="left"/>
        <w:rPr>
          <w:del w:id="12" w:author="灵燕智能" w:date="2026-10-12T17:36:39Z"/>
          <w:rFonts w:hint="eastAsia" w:ascii="仿宋" w:hAnsi="仿宋" w:eastAsia="仿宋" w:cs="仿宋"/>
          <w:color w:val="auto"/>
          <w:sz w:val="28"/>
          <w:szCs w:val="28"/>
          <w:highlight w:val="none"/>
        </w:rPr>
      </w:pPr>
    </w:p>
    <w:p w14:paraId="399ECCE7">
      <w:pPr>
        <w:pStyle w:val="26"/>
        <w:spacing w:line="360" w:lineRule="auto"/>
        <w:jc w:val="left"/>
        <w:rPr>
          <w:del w:id="11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  <w:lang w:eastAsia="zh-CN"/>
        </w:rPr>
      </w:pPr>
      <w:del w:id="11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致：</w:delText>
        </w:r>
      </w:del>
      <w:del w:id="11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  <w:lang w:eastAsia="zh-CN"/>
          </w:rPr>
          <w:delText>江西省永晋招标咨询有限公司</w:delText>
        </w:r>
      </w:del>
    </w:p>
    <w:p w14:paraId="1FE26672">
      <w:pPr>
        <w:widowControl/>
        <w:spacing w:line="360" w:lineRule="auto"/>
        <w:ind w:firstLine="560" w:firstLineChars="200"/>
        <w:jc w:val="left"/>
        <w:rPr>
          <w:del w:id="10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del w:id="10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我公司愿意针对（单位名称+项目名称）项目进行投标。投标文件中所有关于投标供应商资格的文件、证明和陈述均是真实和准确的。若有违背，我公司承担由此产生的一切后果。</w:delText>
        </w:r>
      </w:del>
    </w:p>
    <w:p w14:paraId="7386B9CD">
      <w:pPr>
        <w:pStyle w:val="26"/>
        <w:spacing w:line="360" w:lineRule="auto"/>
        <w:ind w:firstLine="560" w:firstLineChars="200"/>
        <w:jc w:val="left"/>
        <w:rPr>
          <w:del w:id="9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del w:id="9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特此声明！</w:delText>
        </w:r>
      </w:del>
    </w:p>
    <w:p w14:paraId="4E7468BE">
      <w:pPr>
        <w:pStyle w:val="26"/>
        <w:spacing w:line="360" w:lineRule="auto"/>
        <w:ind w:firstLine="560" w:firstLineChars="200"/>
        <w:jc w:val="left"/>
        <w:rPr>
          <w:del w:id="8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</w:p>
    <w:p w14:paraId="12483E90">
      <w:pPr>
        <w:pStyle w:val="26"/>
        <w:spacing w:line="360" w:lineRule="auto"/>
        <w:ind w:firstLine="560" w:firstLineChars="200"/>
        <w:jc w:val="left"/>
        <w:rPr>
          <w:del w:id="7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</w:p>
    <w:p w14:paraId="6B00993B">
      <w:pPr>
        <w:pStyle w:val="26"/>
        <w:spacing w:line="360" w:lineRule="auto"/>
        <w:ind w:firstLine="560" w:firstLineChars="200"/>
        <w:jc w:val="right"/>
        <w:rPr>
          <w:del w:id="6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del w:id="6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法定代表人（经营者或自然人）</w:delText>
        </w:r>
      </w:del>
      <w:del w:id="6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  <w:lang w:val="en-US" w:eastAsia="zh-CN" w:bidi="ar-SA"/>
          </w:rPr>
          <w:delText>或授权代表</w:delText>
        </w:r>
      </w:del>
      <w:del w:id="6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（签字或盖章）：</w:delText>
        </w:r>
      </w:del>
    </w:p>
    <w:p w14:paraId="14D07FF9">
      <w:pPr>
        <w:pStyle w:val="26"/>
        <w:spacing w:line="360" w:lineRule="auto"/>
        <w:ind w:firstLine="560" w:firstLineChars="200"/>
        <w:jc w:val="right"/>
        <w:rPr>
          <w:del w:id="5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</w:p>
    <w:p w14:paraId="4F7D9280">
      <w:pPr>
        <w:pStyle w:val="26"/>
        <w:spacing w:line="360" w:lineRule="auto"/>
        <w:ind w:firstLine="560" w:firstLineChars="200"/>
        <w:jc w:val="right"/>
        <w:rPr>
          <w:del w:id="4" w:author="灵燕智能" w:date="2026-10-12T17:36:39Z"/>
          <w:rFonts w:hint="eastAsia" w:ascii="仿宋" w:hAnsi="仿宋" w:eastAsia="仿宋" w:cs="仿宋"/>
          <w:color w:val="auto"/>
          <w:kern w:val="0"/>
          <w:sz w:val="27"/>
          <w:szCs w:val="27"/>
          <w:highlight w:val="none"/>
        </w:rPr>
      </w:pPr>
      <w:del w:id="4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 xml:space="preserve">                      投标供应商名称（公章或自然人印鉴章）</w:delText>
        </w:r>
      </w:del>
      <w:del w:id="4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7"/>
            <w:szCs w:val="27"/>
            <w:highlight w:val="none"/>
          </w:rPr>
          <w:delText xml:space="preserve">  </w:delText>
        </w:r>
      </w:del>
    </w:p>
    <w:p w14:paraId="76A4D679">
      <w:pPr>
        <w:pStyle w:val="26"/>
        <w:spacing w:line="360" w:lineRule="auto"/>
        <w:ind w:firstLine="540" w:firstLineChars="200"/>
        <w:jc w:val="right"/>
        <w:rPr>
          <w:del w:id="3" w:author="灵燕智能" w:date="2026-10-12T17:36:39Z"/>
          <w:rFonts w:hint="eastAsia" w:ascii="仿宋" w:hAnsi="仿宋" w:eastAsia="仿宋" w:cs="仿宋"/>
          <w:color w:val="auto"/>
          <w:kern w:val="0"/>
          <w:sz w:val="27"/>
          <w:szCs w:val="27"/>
          <w:highlight w:val="none"/>
        </w:rPr>
      </w:pPr>
    </w:p>
    <w:p w14:paraId="3A726BBF">
      <w:pPr>
        <w:pStyle w:val="26"/>
        <w:spacing w:line="360" w:lineRule="auto"/>
        <w:ind w:firstLine="540" w:firstLineChars="200"/>
        <w:jc w:val="right"/>
        <w:rPr>
          <w:del w:id="2" w:author="灵燕智能" w:date="2026-10-12T17:36:39Z"/>
          <w:rFonts w:hint="eastAsia" w:ascii="仿宋" w:hAnsi="仿宋" w:eastAsia="仿宋" w:cs="仿宋"/>
          <w:color w:val="auto"/>
          <w:kern w:val="0"/>
          <w:sz w:val="28"/>
          <w:szCs w:val="28"/>
          <w:highlight w:val="none"/>
        </w:rPr>
      </w:pPr>
      <w:del w:id="2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7"/>
            <w:szCs w:val="27"/>
            <w:highlight w:val="none"/>
          </w:rPr>
          <w:delText xml:space="preserve">                                                </w:delText>
        </w:r>
      </w:del>
      <w:del w:id="2" w:author="灵燕智能" w:date="2026-10-12T17:36:39Z">
        <w:r>
          <w:rPr>
            <w:rFonts w:hint="eastAsia" w:ascii="仿宋" w:hAnsi="仿宋" w:eastAsia="仿宋" w:cs="仿宋"/>
            <w:color w:val="auto"/>
            <w:kern w:val="0"/>
            <w:sz w:val="28"/>
            <w:szCs w:val="28"/>
            <w:highlight w:val="none"/>
          </w:rPr>
          <w:delText>年  月  日</w:delText>
        </w:r>
      </w:del>
    </w:p>
    <w:p w14:paraId="4DBDBE85">
      <w:pPr>
        <w:pStyle w:val="26"/>
        <w:spacing w:line="360" w:lineRule="auto"/>
        <w:ind w:firstLine="540" w:firstLineChars="200"/>
        <w:jc w:val="left"/>
        <w:rPr>
          <w:del w:id="1" w:author="灵燕智能" w:date="2026-10-12T17:36:39Z"/>
          <w:rFonts w:hint="eastAsia" w:ascii="仿宋" w:hAnsi="仿宋" w:eastAsia="仿宋" w:cs="仿宋"/>
          <w:color w:val="auto"/>
          <w:kern w:val="0"/>
          <w:sz w:val="27"/>
          <w:szCs w:val="27"/>
          <w:highlight w:val="none"/>
        </w:rPr>
      </w:pPr>
    </w:p>
    <w:sectPr w:rsidR="00FC693F" w:rsidRPr="0006063C" w:rsidSect="00034616">
      <w:footerReference w:type="default" r:id="rId9"/>
      <w:pgSz w:w="11906" w:h="16838"/>
      <w:pgMar w:top="1440" w:right="1803" w:bottom="1440" w:left="1803" w:header="850" w:footer="992" w:gutter="0"/>
      <w:cols w:space="720"/>
      <w:docGrid w:linePitch="360"/>
    </w:sectPr>
  </w:body>
</w:document>
</file>

<file path=word/comments.xml><?xml version="1.0" encoding="utf-8"?>
<w:comments xmlns:a="http://schemas.openxmlformats.org/drawingml/2006/main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mc="http://schemas.openxmlformats.org/markup-compatibility/2006" xmlns:a14="http://schemas.microsoft.com/office/drawing/2010/main" xmlns:w14="http://schemas.microsoft.com/office/word/2010/wordml" xmlns:wpc="http://schemas.microsoft.com/office/word/2010/wordprocessingCanvas">
  <w:comment w:id="0" w:author="灵燕智能" w:initials="AI" w:date="2026-10-12T17:36:53Z">
    <w:p>
      <w:pPr>
        <w:pStyle w:val="CommentText"/>
      </w:pPr>
      <w:r>
        <w:rPr>
          <w:rStyle w:val="CommentReference"/>
        </w:rPr>
        <w:annotationRef/>
      </w:r>
      <w:r>
        <w:t>法定代表人（陈演示）身份证复印件（正、反两面）请贴入 T1 表内贴入位，加盖公章；本演示环境无真实证件扫描件，正式投标前需线下补齐。</w:t>
      </w:r>
    </w:p>
  </w:comment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Times New Roman" w:hAnsi="Times New Roman" w:eastAsia="Times New Roman" w:cs="Times New Roman"/>
        <w:sz w:val="21"/>
        <w:szCs w:val="21"/>
      </w:rPr>
      <w:fldChar w:fldCharType="begin"/>
    </w:r>
    <w:r>
      <w:rPr>
        <w:rFonts w:ascii="Times New Roman" w:hAnsi="Times New Roman" w:eastAsia="Times New Roman" w:cs="Times New Roman"/>
        <w:sz w:val="21"/>
        <w:szCs w:val="21"/>
      </w:rPr>
      <w:instrText xml:space="preserve"> PAGE </w:instrText>
    </w:r>
    <w:r>
      <w:rPr>
        <w:rFonts w:ascii="Times New Roman" w:hAnsi="Times New Roman" w:eastAsia="Times New Roman" w:cs="Times New Roman"/>
        <w:sz w:val="21"/>
        <w:szCs w:val="21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hAnsi="Times New Roman" w:eastAsia="宋体" w:cs="Times New Roman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before="0" w:after="0"/>
      <w:jc w:val="both"/>
    </w:pPr>
    <w:rPr>
      <w:rFonts w:ascii="Times New Roman" w:hAnsi="Times New Roman" w:eastAsia="宋体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260" w:line="240" w:lineRule="auto"/>
      <w:outlineLvl w:val="0"/>
    </w:pPr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60" w:after="260" w:line="240" w:lineRule="auto"/>
      <w:outlineLvl w:val="1"/>
    </w:pPr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260" w:line="240" w:lineRule="auto"/>
      <w:outlineLvl w:val="2"/>
    </w:pPr>
    <w:rPr>
      <w:rFonts w:ascii="黑体" w:hAnsi="黑体" w:eastAsia="黑体" w:cs="黑体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60" w:after="260" w:line="240" w:lineRule="auto"/>
      <w:outlineLvl w:val="3"/>
    </w:pPr>
    <w:rPr>
      <w:rFonts w:ascii="黑体" w:hAnsi="黑体" w:eastAsia="黑体" w:cs="黑体"/>
      <w:b/>
      <w:bCs/>
      <w:i w:val="0"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="黑体" w:hAnsi="黑体" w:eastAsia="黑体" w:cs="黑体"/>
      <w:b/>
      <w:bCs/>
      <w:i w:val="0"/>
      <w:color w:val="000000"/>
      <w:sz w:val="32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="黑体" w:hAnsi="黑体" w:eastAsia="黑体" w:cs="黑体"/>
      <w:b/>
      <w:bCs/>
      <w:i w:val="0"/>
      <w:color w:val="000000"/>
      <w:sz w:val="3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="黑体" w:hAnsi="黑体" w:eastAsia="黑体" w:cs="黑体"/>
      <w:b/>
      <w:bCs/>
      <w:i w:val="0"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440" w:line="240" w:lineRule="auto" w:before="0"/>
      <w:contextualSpacing/>
      <w:jc w:val="center"/>
    </w:pPr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="黑体" w:hAnsi="黑体" w:eastAsia="黑体" w:cs="黑体"/>
      <w:b/>
      <w:i w:val="0"/>
      <w:color w:val="000000"/>
      <w:spacing w:val="5"/>
      <w:kern w:val="28"/>
      <w:sz w:val="44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="黑体" w:hAnsi="黑体" w:eastAsia="黑体" w:cs="黑体"/>
      <w:b/>
      <w:bCs/>
      <w:i w:val="0"/>
      <w:iCs/>
      <w:color w:val="000000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Normal"/>
    <w:next w:val="Normal"/>
    <w:uiPriority w:val="39"/>
    <w:semiHidden/>
    <w:unhideWhenUsed/>
    <w:qFormat/>
    <w:rsid w:val="00FC693F"/>
    <w:pPr>
      <w:spacing w:before="0" w:after="360"/>
      <w:jc w:val="center"/>
      <w:outlineLvl w:val="9"/>
    </w:pPr>
    <w:rPr>
      <w:rFonts w:ascii="黑体" w:hAnsi="黑体" w:eastAsia="黑体" w:cs="黑体"/>
      <w:b/>
      <w:color w:val="000000"/>
      <w:sz w:val="32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enderBody">
    <w:name w:val="Tender Body"/>
    <w:basedOn w:val="Normal"/>
    <w:qFormat/>
    <w:pPr>
      <w:spacing w:line="360" w:lineRule="auto" w:before="0" w:after="0"/>
      <w:ind w:firstLineChars="200" w:firstLine="480"/>
      <w:jc w:val="both"/>
    </w:pPr>
  </w:style>
  <w:style w:type="paragraph" w:customStyle="1" w:styleId="TenderCover">
    <w:name w:val="Tender Cover"/>
    <w:basedOn w:val="Normal"/>
    <w:qFormat/>
    <w:pPr>
      <w:spacing w:line="360" w:lineRule="auto" w:before="0" w:after="360"/>
      <w:jc w:val="center"/>
    </w:pPr>
    <w:rPr>
      <w:rFonts w:ascii="黑体" w:hAnsi="黑体" w:eastAsia="黑体" w:cs="黑体"/>
      <w:b/>
      <w:sz w:val="44"/>
    </w:rPr>
  </w:style>
  <w:style w:type="paragraph" w:customStyle="1" w:styleId="TenderCoverSub">
    <w:name w:val="Tender Cover Sub"/>
    <w:basedOn w:val="TenderCover"/>
    <w:qFormat/>
    <w:pPr>
      <w:spacing w:after="120"/>
      <w:jc w:val="center"/>
    </w:pPr>
    <w:rPr>
      <w:b/>
      <w:sz w:val="30"/>
    </w:rPr>
  </w:style>
  <w:style w:type="paragraph" w:customStyle="1" w:styleId="TenderCaption">
    <w:name w:val="Tender Caption"/>
    <w:basedOn w:val="Normal"/>
    <w:qFormat/>
    <w:pPr>
      <w:spacing w:line="360" w:lineRule="auto" w:before="60" w:after="120"/>
      <w:jc w:val="center"/>
    </w:pPr>
    <w:rPr>
      <w:rFonts w:ascii="Times New Roman" w:hAnsi="Times New Roman" w:eastAsia="宋体" w:cs="Times New Roman"/>
      <w:sz w:val="18"/>
    </w:rPr>
  </w:style>
  <w:style w:type="paragraph" w:customStyle="1" w:styleId="TOC1">
    <w:name w:val="toc 1"/>
    <w:basedOn w:val="Normal"/>
    <w:qFormat/>
    <w:pPr>
      <w:tabs>
        <w:tab w:pos="8300" w:val="right" w:leader="dot"/>
      </w:tabs>
      <w:spacing w:line="360" w:lineRule="auto" w:before="0" w:after="0"/>
      <w:ind w:left="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2">
    <w:name w:val="toc 2"/>
    <w:basedOn w:val="Normal"/>
    <w:qFormat/>
    <w:pPr>
      <w:tabs>
        <w:tab w:pos="8300" w:val="right" w:leader="dot"/>
      </w:tabs>
      <w:spacing w:line="360" w:lineRule="auto" w:before="0" w:after="0"/>
      <w:ind w:left="48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OC3">
    <w:name w:val="toc 3"/>
    <w:basedOn w:val="Normal"/>
    <w:qFormat/>
    <w:pPr>
      <w:tabs>
        <w:tab w:pos="8300" w:val="right" w:leader="dot"/>
      </w:tabs>
      <w:spacing w:line="360" w:lineRule="auto" w:before="0" w:after="0"/>
      <w:ind w:left="960"/>
    </w:pPr>
    <w:rPr>
      <w:rFonts w:ascii="Times New Roman" w:hAnsi="Times New Roman" w:eastAsia="宋体" w:cs="Times New Roman"/>
      <w:color w:val="000000"/>
      <w:sz w:val="24"/>
    </w:rPr>
  </w:style>
  <w:style w:type="paragraph" w:customStyle="1" w:styleId="TenderHeader">
    <w:name w:val="Tender Header"/>
    <w:basedOn w:val="Normal"/>
    <w:pPr>
      <w:spacing w:line="240" w:lineRule="auto"/>
      <w:jc w:val="center"/>
    </w:pPr>
    <w:rPr>
      <w:rFonts w:ascii="Times New Roman" w:hAnsi="Times New Roman" w:eastAsia="宋体" w:cs="Times New Roman"/>
      <w:sz w:val="18"/>
    </w:rPr>
  </w:style>
  <w:style w:type="table" w:styleId="42">
    <w:name w:val="Normal Table 2"/>
    <w:semiHidden/>
    <w:uiPriority w:val="0"/>
    <w:pPr>
      <w:keepNext w:val="0"/>
      <w:keepLines w:val="0"/>
      <w:widowControl/>
      <w:suppressLineNumbers w:val="0"/>
      <w:spacing w:before="0" w:beforeAutospacing="0" w:after="0" w:afterAutospacing="0"/>
      <w:ind w:left="0" w:right="0"/>
    </w:pPr>
    <w:rPr>
      <w:rFonts w:hint="default" w:ascii="Times New Roman" w:hAnsi="Times New Roman" w:cs="Times New Roman"/>
      <w:sz w:val="20"/>
      <w:szCs w:val="20"/>
    </w:rPr>
    <w:tblPr>
      <w:tblStyle w:val="42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eading 4 2"/>
    <w:basedOn w:val="1"/>
    <w:next w:val="1"/>
    <w:link w:val="55"/>
    <w:qFormat/>
    <w:uiPriority w:val="0"/>
    <w:pPr>
      <w:keepNext/>
      <w:keepLines/>
      <w:tabs>
        <w:tab w:val="left" w:pos="0"/>
      </w:tabs>
      <w:spacing w:before="280" w:after="290" w:line="376" w:lineRule="auto"/>
      <w:outlineLvl w:val="3"/>
    </w:pPr>
    <w:rPr>
      <w:rFonts w:ascii="Arial" w:hAnsi="Arial" w:eastAsia="黑体" w:cs="Times New Roman"/>
      <w:bCs/>
      <w:sz w:val="24"/>
      <w:szCs w:val="28"/>
    </w:rPr>
  </w:style>
  <w:style w:type="paragraph" w:styleId="1">
    <w:name w:val="Normal 2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customStyle="1" w:styleId="55">
    <w:name w:val="标题 4 Char"/>
    <w:link w:val="5"/>
    <w:uiPriority w:val="0"/>
    <w:rPr>
      <w:rFonts w:ascii="Arial" w:hAnsi="Arial" w:eastAsia="黑体"/>
      <w:bCs/>
      <w:kern w:val="2"/>
      <w:sz w:val="24"/>
      <w:szCs w:val="28"/>
    </w:rPr>
  </w:style>
  <w:style w:type="paragraph" w:styleId="26">
    <w:name w:val="Plain Text"/>
    <w:basedOn w:val="1"/>
    <w:next w:val="5"/>
    <w:link w:val="68"/>
    <w:qFormat/>
    <w:uiPriority w:val="0"/>
    <w:rPr>
      <w:rFonts w:ascii="宋体" w:hAnsi="Courier New" w:cs="Times New Roman"/>
    </w:rPr>
  </w:style>
  <w:style w:type="character" w:customStyle="1" w:styleId="68">
    <w:name w:val="纯文本 字符"/>
    <w:basedOn w:val="44"/>
    <w:link w:val="26"/>
    <w:uiPriority w:val="0"/>
    <w:rPr>
      <w:rFonts w:hint="eastAsia" w:ascii="宋体" w:hAnsi="Courier New" w:eastAsia="宋体" w:cs="Courier New"/>
      <w:kern w:val="2"/>
      <w:sz w:val="21"/>
      <w:szCs w:val="24"/>
    </w:rPr>
  </w:style>
  <w:style w:type="character" w:styleId="44">
    <w:name w:val="Default Paragraph Font 2"/>
    <w:semiHidden/>
    <w:uiPriority w:val="0"/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宋体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