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交纳投标保证金银行凭证（格式7-6）</w:t>
      </w:r>
    </w:p>
    <w:p w14:paraId="032DDDD1">
      <w:pPr>
        <w:pStyle w:val="5"/>
        <w:spacing w:before="0" w:after="0" w:line="560" w:lineRule="exact"/>
        <w:jc w:val="center"/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auto"/>
          <w:kern w:val="0"/>
          <w:sz w:val="27"/>
          <w:szCs w:val="27"/>
          <w:highlight w:val="none"/>
        </w:rPr>
        <w:br w:type="page"/>
      </w:r>
      <w:r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  <w:t>7-6交纳投标保证金的银行凭证（格式）</w:t>
      </w:r>
    </w:p>
    <w:p w14:paraId="45FCF574">
      <w:pPr>
        <w:shd w:val="clear" w:color="auto" w:fill="FFFFFF"/>
        <w:spacing w:line="360" w:lineRule="auto"/>
        <w:ind w:firstLine="480" w:firstLineChars="200"/>
        <w:jc w:val="left"/>
        <w:rPr>
          <w:rFonts w:hint="eastAsia" w:ascii="仿宋" w:hAnsi="仿宋" w:eastAsia="仿宋" w:cs="仿宋"/>
          <w:color w:val="auto"/>
          <w:sz w:val="24"/>
          <w:highlight w:val="none"/>
        </w:rPr>
      </w:pP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ab/>
      </w:r>
      <w:r>
        <w:rPr>
          <w:rFonts w:hint="eastAsia" w:ascii="仿宋" w:hAnsi="仿宋" w:eastAsia="仿宋" w:cs="仿宋"/>
          <w:color w:val="auto"/>
          <w:sz w:val="24"/>
          <w:highlight w:val="none"/>
        </w:rPr>
        <w:t xml:space="preserve">         </w:t>
      </w:r>
    </w:p>
    <w:p w14:paraId="59C71293">
      <w:pPr>
        <w:shd w:val="clear" w:color="auto" w:fill="FFFFFF"/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>江西省永晋招标咨询有限公司：</w:t>
      </w:r>
    </w:p>
    <w:p w14:paraId="1945CA19">
      <w:pPr>
        <w:shd w:val="clear" w:color="auto" w:fill="FFFFFF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</w:t>
      </w:r>
      <w:del w:id="13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delText xml:space="preserve">（投标供应商全称) </w:delText>
        </w:r>
      </w:del>
      <w:del w:id="13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参加贵方组织的，招标编号为</w:delText>
        </w:r>
      </w:del>
      <w:del w:id="13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delText xml:space="preserve">           </w:delText>
        </w:r>
      </w:del>
      <w:del w:id="13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的采购活动。按招标文件的规定，已递交人民币</w:delText>
        </w:r>
      </w:del>
      <w:del w:id="13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delText xml:space="preserve">（大写）  　　  </w:delText>
        </w:r>
      </w:del>
      <w:del w:id="13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元的投标保证金。</w:delText>
        </w:r>
      </w:del>
      <w:ins w:id="14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t xml:space="preserve">（投标供应商全称) 杭州研数科技有限公司（验收演示）参加贵方组织的，招标编号为 JXYJ2026-GZYH-G005-1 的采购活动。按招标文件的规定，已递交人民币（大写） 壹仟  元的投标保证金。</w:t>
        </w:r>
      </w:ins>
    </w:p>
    <w:p w14:paraId="3F59087D">
      <w:pPr>
        <w:shd w:val="clear" w:color="auto" w:fill="FFFFFF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11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投标供应商名称：</w:delText>
        </w:r>
      </w:del>
      <w:ins w:id="12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投标供应商名称：杭州研数科技有限公司（验收演示）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    </w:t>
      </w:r>
    </w:p>
    <w:p w14:paraId="37437A13">
      <w:pPr>
        <w:shd w:val="clear" w:color="auto" w:fill="FFFFFF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del w:id="9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投标供应商开户银行：</w:delText>
        </w:r>
      </w:del>
      <w:ins w:id="10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投标供应商开户银行：演示银行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</w:t>
      </w:r>
    </w:p>
    <w:p w14:paraId="063925CB">
      <w:pPr>
        <w:shd w:val="clear" w:color="auto" w:fill="FFFFFF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  <w:del w:id="7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投标供应商</w:delText>
        </w:r>
      </w:del>
      <w:del w:id="7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eastAsia="zh-CN"/>
          </w:rPr>
          <w:delText>银行账号</w:delText>
        </w:r>
      </w:del>
      <w:del w:id="7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：</w:delText>
        </w:r>
      </w:del>
      <w:ins w:id="8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投标供应商银行账号：DEMO-0001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 </w:t>
      </w:r>
    </w:p>
    <w:p w14:paraId="09000D2B">
      <w:pPr>
        <w:shd w:val="clear" w:color="auto" w:fill="FFFFFF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  <w:del w:id="5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投标供应商名称（公章或自然人印鉴章）</w:delText>
        </w:r>
      </w:del>
      <w:ins w:id="6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投标供应商名称（公章或自然人印鉴章）：杭州研数科技有限公司（验收演示）</w:t>
        </w:r>
      </w:ins>
    </w:p>
    <w:p w14:paraId="3C539187">
      <w:pPr>
        <w:shd w:val="clear" w:color="auto" w:fill="FFFFFF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</w:pPr>
      <w:del w:id="3" w:author="灵燕智能" w:date="2026-10-12T17:39:13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法定代表人（经营者或自然人）</w:delText>
        </w:r>
      </w:del>
      <w:del w:id="3" w:author="灵燕智能" w:date="2026-10-12T17:39:13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  <w:lang w:val="en-US" w:eastAsia="zh-CN"/>
          </w:rPr>
          <w:delText>或授权代表</w:delText>
        </w:r>
      </w:del>
      <w:del w:id="3" w:author="灵燕智能" w:date="2026-10-12T17:39:13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（签字或盖章</w:delText>
        </w:r>
      </w:del>
      <w:del w:id="3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u w:val="single"/>
          </w:rPr>
          <w:delText xml:space="preserve"> ）</w:delText>
        </w:r>
      </w:del>
      <w:ins w:id="4" w:author="灵燕智能" w:date="2026-10-12T17:39:13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t xml:space="preserve">法定代表人（经营者或自然人）或授权代表（签字或盖章 ）：陈演示（总经理）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</w:t>
      </w:r>
    </w:p>
    <w:p w14:paraId="67B1DE9E">
      <w:pPr>
        <w:shd w:val="clear" w:color="auto" w:fill="FFFFFF"/>
        <w:spacing w:line="360" w:lineRule="auto"/>
        <w:ind w:firstLine="560" w:firstLineChars="200"/>
        <w:jc w:val="right"/>
        <w:rPr>
          <w:rFonts w:hint="eastAsia" w:ascii="仿宋" w:hAnsi="仿宋" w:eastAsia="仿宋" w:cs="仿宋"/>
          <w:color w:val="auto"/>
          <w:sz w:val="27"/>
          <w:szCs w:val="27"/>
          <w:highlight w:val="none"/>
        </w:rPr>
      </w:pPr>
      <w:del w:id="1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年    月    日</w:delText>
        </w:r>
      </w:del>
      <w:ins w:id="2" w:author="灵燕智能" w:date="2026-10-12T17:39:13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2026 年 8 月 19 日</w:t>
        </w:r>
      </w:ins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0"/>
      </w:tblGrid>
      <w:tr w14:paraId="3F52E9AD">
        <w:trPr>
          <w:trHeight w:val="3862" w:hRule="atLeast"/>
          <w:jc w:val="center"/>
        </w:trPr>
        <w:tc>
          <w:tcPr>
            <w:tcW w:w="9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836AC4">
            <w:pPr>
              <w:spacing w:line="360" w:lineRule="auto"/>
              <w:ind w:firstLine="560" w:firstLineChars="200"/>
              <w:jc w:val="left"/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粘贴转账银行凭证（</w:t>
            </w:r>
            <w:r>
              <w:rPr>
                <w:rFonts w:hint="eastAsia" w:ascii="仿宋" w:hAnsi="仿宋" w:eastAsia="仿宋" w:cs="仿宋"/>
                <w:b/>
                <w:color w:val="auto"/>
                <w:kern w:val="0"/>
                <w:sz w:val="28"/>
                <w:szCs w:val="28"/>
                <w:highlight w:val="none"/>
              </w:rPr>
              <w:t>复印件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highlight w:val="none"/>
              </w:rPr>
              <w:t>）</w:t>
            </w:r>
          </w:p>
        </w:tc>
      </w:tr>
    </w:tbl>
    <w:p w14:paraId="200001FA">
      <w:pPr>
        <w:shd w:val="clear" w:color="auto" w:fill="FFFFFF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b/>
          <w:bCs/>
          <w:color w:val="auto"/>
          <w:sz w:val="28"/>
          <w:szCs w:val="28"/>
          <w:highlight w:val="none"/>
        </w:rPr>
      </w:pPr>
      <w:commentRangeStart w:id="0"/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>注：请投标供应商认真填写银行信息，并要求与转账银行凭证的相关信息一致，采购代理机构将依据此凭证信息退还投标保证金。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7:39:25Z">
    <w:p>
      <w:pPr>
        <w:pStyle w:val="CommentText"/>
      </w:pPr>
      <w:r>
        <w:rPr>
          <w:rStyle w:val="CommentReference"/>
        </w:rPr>
        <w:annotationRef/>
      </w:r>
      <w:r>
        <w:t>下方粘贴位需贴入实际转账银行凭证（复印件）：金额人民币1000元（壹仟元整），付款方=杭州研数科技有限公司（验收演示），收款方=江西省永晋招标咨询有限公司，付款账号=DEMO-0001。当前为演示快照值，正式投标前请替换为实际转账回单，并核对凭证信息与上表一致（代理机构将据此退保证金）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