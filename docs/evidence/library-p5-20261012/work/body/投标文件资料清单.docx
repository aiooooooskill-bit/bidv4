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投标文件资料清单</w:t>
      </w:r>
    </w:p>
    <w:p w14:paraId="253519FB">
      <w:pPr>
        <w:pStyle w:val="4"/>
        <w:spacing w:before="0" w:after="0" w:line="560" w:lineRule="exact"/>
        <w:jc w:val="center"/>
        <w:rPr>
          <w:rFonts w:hint="eastAsia" w:ascii="仿宋" w:hAnsi="仿宋" w:eastAsia="仿宋" w:cs="仿宋"/>
          <w:color w:val="auto"/>
          <w:kern w:val="0"/>
          <w:highlight w:val="none"/>
        </w:rPr>
      </w:pPr>
      <w:r>
        <w:rPr>
          <w:rFonts w:hint="eastAsia" w:ascii="仿宋" w:hAnsi="仿宋" w:eastAsia="仿宋" w:cs="仿宋"/>
          <w:color w:val="auto"/>
          <w:kern w:val="0"/>
          <w:highlight w:val="none"/>
        </w:rPr>
        <w:br w:type="page"/>
      </w:r>
      <w:r>
        <w:rPr>
          <w:rFonts w:hint="eastAsia" w:ascii="仿宋" w:hAnsi="仿宋" w:eastAsia="仿宋" w:cs="仿宋"/>
          <w:color w:val="auto"/>
          <w:kern w:val="0"/>
          <w:highlight w:val="none"/>
        </w:rPr>
        <w:t>2</w:t>
      </w:r>
      <w:r>
        <w:rPr>
          <w:rFonts w:hint="eastAsia" w:ascii="仿宋" w:hAnsi="仿宋" w:eastAsia="仿宋" w:cs="仿宋"/>
          <w:color w:val="auto"/>
          <w:kern w:val="0"/>
          <w:highlight w:val="none"/>
        </w:rPr>
        <w:t>．投标文件资料清单（格式）</w:t>
      </w:r>
    </w:p>
    <w:p w14:paraId="078E2D75">
      <w:pPr>
        <w:spacing w:line="360" w:lineRule="auto"/>
        <w:ind w:firstLine="420" w:firstLineChars="200"/>
        <w:jc w:val="left"/>
        <w:rPr>
          <w:rFonts w:hint="eastAsia" w:ascii="仿宋" w:hAnsi="仿宋" w:eastAsia="仿宋" w:cs="仿宋"/>
          <w:color w:val="auto"/>
          <w:highlight w:val="none"/>
        </w:rPr>
      </w:pPr>
      <w:commentRangeStart w:id="0"/>
      <w:r/>
      <w:commentRangeEnd w:id="0"/>
      <w:r>
        <w:rPr>
          <w:rStyle w:val="CommentReference"/>
        </w:rPr>
        <w:commentReference w:id="0"/>
      </w:r>
    </w:p>
    <w:tbl>
      <w:tblPr>
        <w:tblStyle w:val="42"/>
        <w:tblW w:w="0" w:type="auto"/>
        <w:jc w:val="center"/>
        <w:tblCellSpacing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36"/>
        <w:gridCol w:w="5318"/>
        <w:gridCol w:w="3088"/>
      </w:tblGrid>
      <w:tr w14:paraId="7500B9F2">
        <w:trPr>
          <w:wBefore w:w="0" w:type="dxa"/>
          <w:wAfter w:w="0" w:type="dxa"/>
          <w:tblCellSpacing w:w="0" w:type="dxa"/>
          <w:jc w:val="center"/>
        </w:trPr>
        <w:tc>
          <w:tcPr>
            <w:tcW w:w="103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6457BEAF">
            <w:pPr>
              <w:widowControl/>
              <w:spacing w:line="360" w:lineRule="auto"/>
              <w:jc w:val="center"/>
              <w:rPr>
                <w:rFonts w:hint="eastAsia" w:ascii="仿宋" w:hAnsi="仿宋" w:eastAsia="仿宋" w:cs="仿宋"/>
                <w:color w:val="auto"/>
                <w:kern w:val="0"/>
                <w:sz w:val="28"/>
                <w:szCs w:val="28"/>
                <w:highlight w:val="none"/>
              </w:rPr>
            </w:pP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28"/>
                <w:szCs w:val="28"/>
                <w:highlight w:val="none"/>
              </w:rPr>
              <w:t>序号</w:t>
            </w:r>
          </w:p>
        </w:tc>
        <w:tc>
          <w:tcPr>
            <w:tcW w:w="5318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09817C98">
            <w:pPr>
              <w:widowControl/>
              <w:spacing w:line="360" w:lineRule="auto"/>
              <w:jc w:val="center"/>
              <w:rPr>
                <w:rFonts w:hint="eastAsia" w:ascii="仿宋" w:hAnsi="仿宋" w:eastAsia="仿宋" w:cs="仿宋"/>
                <w:color w:val="auto"/>
                <w:kern w:val="0"/>
                <w:sz w:val="28"/>
                <w:szCs w:val="28"/>
                <w:highlight w:val="none"/>
              </w:rPr>
            </w:pP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28"/>
                <w:szCs w:val="28"/>
                <w:highlight w:val="none"/>
              </w:rPr>
              <w:t>资料名称</w:t>
            </w:r>
          </w:p>
        </w:tc>
        <w:tc>
          <w:tcPr>
            <w:tcW w:w="3088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5FEA1954">
            <w:pPr>
              <w:widowControl/>
              <w:spacing w:line="360" w:lineRule="auto"/>
              <w:jc w:val="center"/>
              <w:rPr>
                <w:rFonts w:hint="eastAsia" w:ascii="仿宋" w:hAnsi="仿宋" w:eastAsia="仿宋" w:cs="仿宋"/>
                <w:color w:val="auto"/>
                <w:kern w:val="0"/>
                <w:sz w:val="28"/>
                <w:szCs w:val="28"/>
                <w:highlight w:val="none"/>
              </w:rPr>
            </w:pP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28"/>
                <w:szCs w:val="28"/>
                <w:highlight w:val="none"/>
              </w:rPr>
              <w:t>页码范围</w:t>
            </w:r>
          </w:p>
        </w:tc>
      </w:tr>
      <w:tr w14:paraId="23E68127">
        <w:trPr>
          <w:wBefore w:w="0" w:type="dxa"/>
          <w:wAfter w:w="0" w:type="dxa"/>
          <w:tblCellSpacing w:w="0" w:type="dxa"/>
          <w:jc w:val="center"/>
        </w:trPr>
        <w:tc>
          <w:tcPr>
            <w:tcW w:w="103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2D8A1422">
            <w:pPr>
              <w:widowControl/>
              <w:spacing w:line="360" w:lineRule="auto"/>
              <w:jc w:val="center"/>
              <w:rPr>
                <w:rFonts w:hint="eastAsia" w:ascii="仿宋" w:hAnsi="仿宋" w:eastAsia="仿宋" w:cs="仿宋"/>
                <w:color w:val="auto"/>
                <w:kern w:val="0"/>
                <w:sz w:val="24"/>
                <w:highlight w:val="none"/>
              </w:rPr>
            </w:pPr>
            <w:ins w:id="1" w:author="灵燕智能" w:date="2026-10-12T17:26:54Z">
              <w:r>
                <w:t xml:space="preserve">1</w:t>
              </w:r>
            </w:ins>
          </w:p>
        </w:tc>
        <w:tc>
          <w:tcPr>
            <w:tcW w:w="5318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187CA572">
            <w:pPr>
              <w:widowControl/>
              <w:spacing w:line="360" w:lineRule="auto"/>
              <w:jc w:val="left"/>
              <w:rPr>
                <w:rFonts w:hint="eastAsia" w:ascii="仿宋" w:hAnsi="仿宋" w:eastAsia="仿宋" w:cs="仿宋"/>
                <w:color w:val="auto"/>
                <w:kern w:val="0"/>
                <w:sz w:val="24"/>
                <w:highlight w:val="none"/>
              </w:rPr>
            </w:pPr>
            <w:ins w:id="2" w:author="灵燕智能" w:date="2026-10-12T17:26:54Z">
              <w:r>
                <w:t xml:space="preserve">投标函</w:t>
              </w:r>
            </w:ins>
          </w:p>
        </w:tc>
        <w:tc>
          <w:tcPr>
            <w:tcW w:w="3088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742988DB">
            <w:pPr>
              <w:widowControl/>
              <w:spacing w:line="360" w:lineRule="auto"/>
              <w:jc w:val="left"/>
              <w:rPr>
                <w:rFonts w:hint="eastAsia" w:ascii="仿宋" w:hAnsi="仿宋" w:eastAsia="仿宋" w:cs="仿宋"/>
                <w:color w:val="auto"/>
                <w:kern w:val="0"/>
                <w:sz w:val="24"/>
                <w:highlight w:val="none"/>
              </w:rPr>
            </w:pPr>
            <w:ins w:id="3" w:author="灵燕智能" w:date="2026-10-12T17:26:54Z">
              <w:r>
                <w:t xml:space="preserve">1-1</w:t>
              </w:r>
            </w:ins>
          </w:p>
        </w:tc>
      </w:tr>
      <w:tr w14:paraId="5CC22C98">
        <w:trPr>
          <w:wBefore w:w="0" w:type="dxa"/>
          <w:wAfter w:w="0" w:type="dxa"/>
          <w:tblCellSpacing w:w="0" w:type="dxa"/>
          <w:jc w:val="center"/>
        </w:trPr>
        <w:tc>
          <w:tcPr>
            <w:tcW w:w="103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745E1F63">
            <w:pPr>
              <w:widowControl/>
              <w:spacing w:line="360" w:lineRule="auto"/>
              <w:jc w:val="center"/>
              <w:rPr>
                <w:rFonts w:hint="eastAsia" w:ascii="仿宋" w:hAnsi="仿宋" w:eastAsia="仿宋" w:cs="仿宋"/>
                <w:color w:val="auto"/>
                <w:kern w:val="0"/>
                <w:sz w:val="24"/>
                <w:highlight w:val="none"/>
              </w:rPr>
            </w:pPr>
            <w:ins w:id="4" w:author="灵燕智能" w:date="2026-10-12T17:26:54Z">
              <w:r>
                <w:t xml:space="preserve">2</w:t>
              </w:r>
            </w:ins>
          </w:p>
        </w:tc>
        <w:tc>
          <w:tcPr>
            <w:tcW w:w="5318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042C0E72">
            <w:pPr>
              <w:widowControl/>
              <w:spacing w:line="360" w:lineRule="auto"/>
              <w:jc w:val="left"/>
              <w:rPr>
                <w:rFonts w:hint="eastAsia" w:ascii="仿宋" w:hAnsi="仿宋" w:eastAsia="仿宋" w:cs="仿宋"/>
                <w:color w:val="auto"/>
                <w:kern w:val="0"/>
                <w:sz w:val="24"/>
                <w:highlight w:val="none"/>
              </w:rPr>
            </w:pPr>
            <w:ins w:id="5" w:author="灵燕智能" w:date="2026-10-12T17:26:54Z">
              <w:r>
                <w:t xml:space="preserve">投标文件资料清单</w:t>
              </w:r>
            </w:ins>
          </w:p>
        </w:tc>
        <w:tc>
          <w:tcPr>
            <w:tcW w:w="3088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57176E33">
            <w:pPr>
              <w:widowControl/>
              <w:spacing w:line="360" w:lineRule="auto"/>
              <w:jc w:val="left"/>
              <w:rPr>
                <w:rFonts w:hint="eastAsia" w:ascii="仿宋" w:hAnsi="仿宋" w:eastAsia="仿宋" w:cs="仿宋"/>
                <w:color w:val="auto"/>
                <w:kern w:val="0"/>
                <w:sz w:val="24"/>
                <w:highlight w:val="none"/>
              </w:rPr>
            </w:pPr>
            <w:ins w:id="6" w:author="灵燕智能" w:date="2026-10-12T17:26:54Z">
              <w:r>
                <w:t xml:space="preserve">2-2</w:t>
              </w:r>
            </w:ins>
          </w:p>
        </w:tc>
      </w:tr>
      <w:tr w14:paraId="3005B626">
        <w:trPr>
          <w:wBefore w:w="0" w:type="dxa"/>
          <w:wAfter w:w="0" w:type="dxa"/>
          <w:tblCellSpacing w:w="0" w:type="dxa"/>
          <w:jc w:val="center"/>
        </w:trPr>
        <w:tc>
          <w:tcPr>
            <w:tcW w:w="103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23C1E489">
            <w:pPr>
              <w:widowControl/>
              <w:spacing w:line="360" w:lineRule="auto"/>
              <w:jc w:val="center"/>
              <w:rPr>
                <w:rFonts w:hint="eastAsia" w:ascii="仿宋" w:hAnsi="仿宋" w:eastAsia="仿宋" w:cs="仿宋"/>
                <w:color w:val="auto"/>
                <w:kern w:val="0"/>
                <w:sz w:val="24"/>
                <w:highlight w:val="none"/>
              </w:rPr>
            </w:pPr>
            <w:ins w:id="7" w:author="灵燕智能" w:date="2026-10-12T17:26:54Z">
              <w:r>
                <w:t xml:space="preserve">3</w:t>
              </w:r>
            </w:ins>
          </w:p>
        </w:tc>
        <w:tc>
          <w:tcPr>
            <w:tcW w:w="5318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2CE06697">
            <w:pPr>
              <w:widowControl/>
              <w:spacing w:line="360" w:lineRule="auto"/>
              <w:jc w:val="left"/>
              <w:rPr>
                <w:rFonts w:hint="eastAsia" w:ascii="仿宋" w:hAnsi="仿宋" w:eastAsia="仿宋" w:cs="仿宋"/>
                <w:color w:val="auto"/>
                <w:kern w:val="0"/>
                <w:sz w:val="24"/>
                <w:highlight w:val="none"/>
              </w:rPr>
            </w:pPr>
            <w:ins w:id="8" w:author="灵燕智能" w:date="2026-10-12T17:26:54Z">
              <w:r>
                <w:t xml:space="preserve">投标供应商关于响应合同签订价规则的声明函</w:t>
              </w:r>
            </w:ins>
          </w:p>
        </w:tc>
        <w:tc>
          <w:tcPr>
            <w:tcW w:w="3088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1A15E3FF">
            <w:pPr>
              <w:widowControl/>
              <w:spacing w:line="360" w:lineRule="auto"/>
              <w:jc w:val="left"/>
              <w:rPr>
                <w:rFonts w:hint="eastAsia" w:ascii="仿宋" w:hAnsi="仿宋" w:eastAsia="仿宋" w:cs="仿宋"/>
                <w:color w:val="auto"/>
                <w:kern w:val="0"/>
                <w:sz w:val="24"/>
                <w:highlight w:val="none"/>
              </w:rPr>
            </w:pPr>
            <w:ins w:id="9" w:author="灵燕智能" w:date="2026-10-12T17:26:54Z">
              <w:r>
                <w:t xml:space="preserve">3-3</w:t>
              </w:r>
            </w:ins>
          </w:p>
        </w:tc>
      </w:tr>
      <w:tr w14:paraId="62C87521">
        <w:trPr>
          <w:wBefore w:w="0" w:type="dxa"/>
          <w:wAfter w:w="0" w:type="dxa"/>
          <w:tblCellSpacing w:w="0" w:type="dxa"/>
          <w:jc w:val="center"/>
        </w:trPr>
        <w:tc>
          <w:tcPr>
            <w:tcW w:w="103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7FD060D9">
            <w:pPr>
              <w:widowControl/>
              <w:spacing w:line="360" w:lineRule="auto"/>
              <w:jc w:val="center"/>
              <w:rPr>
                <w:rFonts w:hint="eastAsia" w:ascii="仿宋" w:hAnsi="仿宋" w:eastAsia="仿宋" w:cs="仿宋"/>
                <w:color w:val="auto"/>
                <w:kern w:val="0"/>
                <w:sz w:val="24"/>
                <w:highlight w:val="none"/>
              </w:rPr>
            </w:pPr>
            <w:ins w:id="10" w:author="灵燕智能" w:date="2026-10-12T17:26:54Z">
              <w:r>
                <w:t xml:space="preserve">4</w:t>
              </w:r>
            </w:ins>
          </w:p>
        </w:tc>
        <w:tc>
          <w:tcPr>
            <w:tcW w:w="5318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64F07C18">
            <w:pPr>
              <w:widowControl/>
              <w:spacing w:line="360" w:lineRule="auto"/>
              <w:jc w:val="left"/>
              <w:rPr>
                <w:rFonts w:hint="eastAsia" w:ascii="仿宋" w:hAnsi="仿宋" w:eastAsia="仿宋" w:cs="仿宋"/>
                <w:color w:val="auto"/>
                <w:kern w:val="0"/>
                <w:sz w:val="24"/>
                <w:highlight w:val="none"/>
              </w:rPr>
            </w:pPr>
            <w:ins w:id="11" w:author="灵燕智能" w:date="2026-10-12T17:26:54Z">
              <w:r>
                <w:t xml:space="preserve">技术规格响应/偏离表</w:t>
              </w:r>
            </w:ins>
          </w:p>
        </w:tc>
        <w:tc>
          <w:tcPr>
            <w:tcW w:w="3088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481AF813">
            <w:pPr>
              <w:widowControl/>
              <w:spacing w:line="360" w:lineRule="auto"/>
              <w:jc w:val="left"/>
              <w:rPr>
                <w:rFonts w:hint="eastAsia" w:ascii="仿宋" w:hAnsi="仿宋" w:eastAsia="仿宋" w:cs="仿宋"/>
                <w:color w:val="auto"/>
                <w:kern w:val="0"/>
                <w:sz w:val="24"/>
                <w:highlight w:val="none"/>
              </w:rPr>
            </w:pPr>
            <w:ins w:id="12" w:author="灵燕智能" w:date="2026-10-12T17:26:54Z">
              <w:r>
                <w:t xml:space="preserve">4-4</w:t>
              </w:r>
            </w:ins>
          </w:p>
        </w:tc>
      </w:tr>
      <w:tr w14:paraId="48CBA5E8">
        <w:trPr>
          <w:wBefore w:w="0" w:type="dxa"/>
          <w:wAfter w:w="0" w:type="dxa"/>
          <w:tblCellSpacing w:w="0" w:type="dxa"/>
          <w:jc w:val="center"/>
        </w:trPr>
        <w:tc>
          <w:tcPr>
            <w:tcW w:w="103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01CEA977">
            <w:pPr>
              <w:widowControl/>
              <w:spacing w:line="360" w:lineRule="auto"/>
              <w:jc w:val="center"/>
              <w:rPr>
                <w:rFonts w:hint="eastAsia" w:ascii="仿宋" w:hAnsi="仿宋" w:eastAsia="仿宋" w:cs="仿宋"/>
                <w:color w:val="auto"/>
                <w:kern w:val="0"/>
                <w:sz w:val="24"/>
                <w:highlight w:val="none"/>
              </w:rPr>
            </w:pPr>
            <w:ins w:id="13" w:author="灵燕智能" w:date="2026-10-12T17:26:54Z">
              <w:r>
                <w:t xml:space="preserve">5</w:t>
              </w:r>
            </w:ins>
          </w:p>
        </w:tc>
        <w:tc>
          <w:tcPr>
            <w:tcW w:w="5318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338E737F">
            <w:pPr>
              <w:widowControl/>
              <w:spacing w:line="360" w:lineRule="auto"/>
              <w:jc w:val="left"/>
              <w:rPr>
                <w:rFonts w:hint="eastAsia" w:ascii="仿宋" w:hAnsi="仿宋" w:eastAsia="仿宋" w:cs="仿宋"/>
                <w:color w:val="auto"/>
                <w:kern w:val="0"/>
                <w:sz w:val="24"/>
                <w:highlight w:val="none"/>
              </w:rPr>
            </w:pPr>
            <w:ins w:id="14" w:author="灵燕智能" w:date="2026-10-12T17:26:54Z">
              <w:r>
                <w:t xml:space="preserve">商务条款响应/偏离表</w:t>
              </w:r>
            </w:ins>
          </w:p>
        </w:tc>
        <w:tc>
          <w:tcPr>
            <w:tcW w:w="3088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0912B121">
            <w:pPr>
              <w:widowControl/>
              <w:spacing w:line="360" w:lineRule="auto"/>
              <w:jc w:val="left"/>
              <w:rPr>
                <w:rFonts w:hint="eastAsia" w:ascii="仿宋" w:hAnsi="仿宋" w:eastAsia="仿宋" w:cs="仿宋"/>
                <w:color w:val="auto"/>
                <w:kern w:val="0"/>
                <w:sz w:val="24"/>
                <w:highlight w:val="none"/>
              </w:rPr>
            </w:pPr>
            <w:ins w:id="15" w:author="灵燕智能" w:date="2026-10-12T17:26:54Z">
              <w:r>
                <w:t xml:space="preserve">5-5</w:t>
              </w:r>
            </w:ins>
          </w:p>
        </w:tc>
      </w:tr>
      <w:tr w14:paraId="4FBA63B5">
        <w:trPr>
          <w:wBefore w:w="0" w:type="dxa"/>
          <w:wAfter w:w="0" w:type="dxa"/>
          <w:tblCellSpacing w:w="0" w:type="dxa"/>
          <w:jc w:val="center"/>
        </w:trPr>
        <w:tc>
          <w:tcPr>
            <w:tcW w:w="103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6B73DE31">
            <w:pPr>
              <w:widowControl/>
              <w:spacing w:line="360" w:lineRule="auto"/>
              <w:jc w:val="center"/>
              <w:rPr>
                <w:rFonts w:hint="eastAsia" w:ascii="仿宋" w:hAnsi="仿宋" w:eastAsia="仿宋" w:cs="仿宋"/>
                <w:color w:val="auto"/>
                <w:kern w:val="0"/>
                <w:sz w:val="24"/>
                <w:highlight w:val="none"/>
              </w:rPr>
            </w:pPr>
            <w:ins w:id="16" w:author="灵燕智能" w:date="2026-10-12T17:26:54Z">
              <w:r>
                <w:t xml:space="preserve">6</w:t>
              </w:r>
            </w:ins>
          </w:p>
        </w:tc>
        <w:tc>
          <w:tcPr>
            <w:tcW w:w="5318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283831A9">
            <w:pPr>
              <w:widowControl/>
              <w:spacing w:line="360" w:lineRule="auto"/>
              <w:jc w:val="left"/>
              <w:rPr>
                <w:rFonts w:hint="eastAsia" w:ascii="仿宋" w:hAnsi="仿宋" w:eastAsia="仿宋" w:cs="仿宋"/>
                <w:color w:val="auto"/>
                <w:kern w:val="0"/>
                <w:sz w:val="24"/>
                <w:highlight w:val="none"/>
              </w:rPr>
            </w:pPr>
            <w:ins w:id="17" w:author="灵燕智能" w:date="2026-10-12T17:26:54Z">
              <w:r>
                <w:t xml:space="preserve">外部数据采购实施案例清单（格式6-1）</w:t>
              </w:r>
            </w:ins>
          </w:p>
        </w:tc>
        <w:tc>
          <w:tcPr>
            <w:tcW w:w="3088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175DC53B">
            <w:pPr>
              <w:widowControl/>
              <w:spacing w:line="360" w:lineRule="auto"/>
              <w:jc w:val="left"/>
              <w:rPr>
                <w:rFonts w:hint="eastAsia" w:ascii="仿宋" w:hAnsi="仿宋" w:eastAsia="仿宋" w:cs="仿宋"/>
                <w:color w:val="auto"/>
                <w:kern w:val="0"/>
                <w:sz w:val="24"/>
                <w:highlight w:val="none"/>
              </w:rPr>
            </w:pPr>
            <w:ins w:id="18" w:author="灵燕智能" w:date="2026-10-12T17:26:54Z">
              <w:r>
                <w:t xml:space="preserve">6-8</w:t>
              </w:r>
            </w:ins>
          </w:p>
        </w:tc>
      </w:tr>
      <w:tr w14:paraId="5CF9B74A">
        <w:trPr>
          <w:wBefore w:w="0" w:type="dxa"/>
          <w:wAfter w:w="0" w:type="dxa"/>
          <w:tblCellSpacing w:w="0" w:type="dxa"/>
          <w:jc w:val="center"/>
        </w:trPr>
        <w:tc>
          <w:tcPr>
            <w:tcW w:w="103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2AE9EC4A">
            <w:pPr>
              <w:widowControl/>
              <w:spacing w:line="360" w:lineRule="auto"/>
              <w:jc w:val="center"/>
              <w:rPr>
                <w:rFonts w:hint="eastAsia" w:ascii="仿宋" w:hAnsi="仿宋" w:eastAsia="仿宋" w:cs="仿宋"/>
                <w:color w:val="auto"/>
                <w:kern w:val="0"/>
                <w:sz w:val="24"/>
                <w:highlight w:val="none"/>
              </w:rPr>
            </w:pPr>
            <w:ins w:id="19" w:author="灵燕智能" w:date="2026-10-12T17:26:54Z">
              <w:r>
                <w:t xml:space="preserve">7</w:t>
              </w:r>
            </w:ins>
          </w:p>
        </w:tc>
        <w:tc>
          <w:tcPr>
            <w:tcW w:w="5318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30E1E237">
            <w:pPr>
              <w:widowControl/>
              <w:spacing w:line="360" w:lineRule="auto"/>
              <w:jc w:val="left"/>
              <w:rPr>
                <w:rFonts w:hint="eastAsia" w:ascii="仿宋" w:hAnsi="仿宋" w:eastAsia="仿宋" w:cs="仿宋"/>
                <w:color w:val="auto"/>
                <w:kern w:val="0"/>
                <w:sz w:val="24"/>
                <w:highlight w:val="none"/>
              </w:rPr>
            </w:pPr>
            <w:ins w:id="20" w:author="灵燕智能" w:date="2026-10-12T17:26:54Z">
              <w:r>
                <w:t xml:space="preserve">项目整体技术实施方案</w:t>
              </w:r>
            </w:ins>
          </w:p>
        </w:tc>
        <w:tc>
          <w:tcPr>
            <w:tcW w:w="3088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1D655B89">
            <w:pPr>
              <w:widowControl/>
              <w:spacing w:line="360" w:lineRule="auto"/>
              <w:jc w:val="left"/>
              <w:rPr>
                <w:rFonts w:hint="eastAsia" w:ascii="仿宋" w:hAnsi="仿宋" w:eastAsia="仿宋" w:cs="仿宋"/>
                <w:color w:val="auto"/>
                <w:kern w:val="0"/>
                <w:sz w:val="24"/>
                <w:highlight w:val="none"/>
              </w:rPr>
            </w:pPr>
            <w:ins w:id="21" w:author="灵燕智能" w:date="2026-10-12T17:26:54Z">
              <w:r>
                <w:t xml:space="preserve">9-12</w:t>
              </w:r>
            </w:ins>
          </w:p>
        </w:tc>
      </w:tr>
      <w:tr w14:paraId="765EA07A">
        <w:trPr>
          <w:wBefore w:w="0" w:type="dxa"/>
          <w:wAfter w:w="0" w:type="dxa"/>
          <w:tblCellSpacing w:w="0" w:type="dxa"/>
          <w:jc w:val="center"/>
        </w:trPr>
        <w:tc>
          <w:tcPr>
            <w:tcW w:w="103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794DC5E4">
            <w:pPr>
              <w:widowControl/>
              <w:spacing w:line="360" w:lineRule="auto"/>
              <w:jc w:val="center"/>
              <w:rPr>
                <w:rFonts w:hint="eastAsia" w:ascii="仿宋" w:hAnsi="仿宋" w:eastAsia="仿宋" w:cs="仿宋"/>
                <w:color w:val="auto"/>
                <w:kern w:val="0"/>
                <w:sz w:val="24"/>
                <w:highlight w:val="none"/>
              </w:rPr>
            </w:pPr>
            <w:ins w:id="22" w:author="灵燕智能" w:date="2026-10-12T17:26:54Z">
              <w:r>
                <w:t xml:space="preserve">8</w:t>
              </w:r>
            </w:ins>
          </w:p>
        </w:tc>
        <w:tc>
          <w:tcPr>
            <w:tcW w:w="5318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top"/>
          </w:tcPr>
          <w:p w14:paraId="74721482">
            <w:pPr>
              <w:widowControl/>
              <w:spacing w:line="360" w:lineRule="auto"/>
              <w:jc w:val="left"/>
              <w:rPr>
                <w:rFonts w:hint="eastAsia" w:ascii="仿宋" w:hAnsi="仿宋" w:eastAsia="仿宋" w:cs="仿宋"/>
                <w:color w:val="auto"/>
                <w:kern w:val="0"/>
                <w:sz w:val="24"/>
                <w:highlight w:val="none"/>
              </w:rPr>
            </w:pPr>
            <w:ins w:id="23" w:author="灵燕智能" w:date="2026-10-12T17:26:54Z">
              <w:r>
                <w:t xml:space="preserve">技术架构方案</w:t>
              </w:r>
            </w:ins>
          </w:p>
        </w:tc>
        <w:tc>
          <w:tcPr>
            <w:tcW w:w="3088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5A5C98B6">
            <w:pPr>
              <w:widowControl/>
              <w:spacing w:line="360" w:lineRule="auto"/>
              <w:jc w:val="left"/>
              <w:rPr>
                <w:rFonts w:hint="eastAsia" w:ascii="仿宋" w:hAnsi="仿宋" w:eastAsia="仿宋" w:cs="仿宋"/>
                <w:color w:val="auto"/>
                <w:kern w:val="0"/>
                <w:sz w:val="24"/>
                <w:highlight w:val="none"/>
              </w:rPr>
            </w:pPr>
            <w:ins w:id="24" w:author="灵燕智能" w:date="2026-10-12T17:26:54Z">
              <w:r>
                <w:t xml:space="preserve">13-15</w:t>
              </w:r>
            </w:ins>
          </w:p>
        </w:tc>
      </w:tr>
      <w:tr w14:paraId="114012A5">
        <w:trPr>
          <w:wBefore w:w="0" w:type="dxa"/>
          <w:wAfter w:w="0" w:type="dxa"/>
          <w:tblCellSpacing w:w="0" w:type="dxa"/>
          <w:jc w:val="center"/>
        </w:trPr>
        <w:tc>
          <w:tcPr>
            <w:tcW w:w="103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1956F410">
            <w:pPr>
              <w:widowControl/>
              <w:spacing w:line="360" w:lineRule="auto"/>
              <w:jc w:val="center"/>
              <w:rPr>
                <w:rFonts w:hint="eastAsia" w:ascii="仿宋" w:hAnsi="仿宋" w:eastAsia="仿宋" w:cs="仿宋"/>
                <w:color w:val="auto"/>
                <w:kern w:val="0"/>
                <w:sz w:val="24"/>
                <w:highlight w:val="none"/>
              </w:rPr>
            </w:pPr>
            <w:ins w:id="25" w:author="灵燕智能" w:date="2026-10-12T17:26:54Z">
              <w:r>
                <w:t xml:space="preserve">9</w:t>
              </w:r>
            </w:ins>
          </w:p>
        </w:tc>
        <w:tc>
          <w:tcPr>
            <w:tcW w:w="5318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3ED87BE3">
            <w:pPr>
              <w:widowControl/>
              <w:spacing w:line="360" w:lineRule="auto"/>
              <w:jc w:val="left"/>
              <w:rPr>
                <w:rFonts w:hint="eastAsia" w:ascii="仿宋" w:hAnsi="仿宋" w:eastAsia="仿宋" w:cs="仿宋"/>
                <w:color w:val="auto"/>
                <w:kern w:val="0"/>
                <w:sz w:val="24"/>
                <w:highlight w:val="none"/>
              </w:rPr>
            </w:pPr>
            <w:ins w:id="26" w:author="灵燕智能" w:date="2026-10-12T17:26:54Z">
              <w:r>
                <w:t xml:space="preserve">数据安全与数据质量及连续性保障方案</w:t>
              </w:r>
            </w:ins>
          </w:p>
        </w:tc>
        <w:tc>
          <w:tcPr>
            <w:tcW w:w="3088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top"/>
          </w:tcPr>
          <w:p w14:paraId="0E029A01">
            <w:pPr>
              <w:widowControl/>
              <w:spacing w:line="360" w:lineRule="auto"/>
              <w:jc w:val="left"/>
              <w:rPr>
                <w:rFonts w:hint="eastAsia" w:ascii="仿宋" w:hAnsi="仿宋" w:eastAsia="仿宋" w:cs="仿宋"/>
                <w:color w:val="auto"/>
                <w:kern w:val="0"/>
                <w:sz w:val="24"/>
                <w:highlight w:val="none"/>
              </w:rPr>
            </w:pPr>
            <w:ins w:id="27" w:author="灵燕智能" w:date="2026-10-12T17:26:54Z">
              <w:r>
                <w:t xml:space="preserve">16-19</w:t>
              </w:r>
            </w:ins>
          </w:p>
        </w:tc>
      </w:tr>
      <w:tr w14:paraId="46EE4035">
        <w:trPr>
          <w:wBefore w:w="0" w:type="dxa"/>
          <w:wAfter w:w="0" w:type="dxa"/>
          <w:tblCellSpacing w:w="0" w:type="dxa"/>
          <w:jc w:val="center"/>
        </w:trPr>
        <w:tc>
          <w:tcPr>
            <w:tcW w:w="103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0FAE64CA">
            <w:pPr>
              <w:widowControl/>
              <w:spacing w:line="360" w:lineRule="auto"/>
              <w:jc w:val="center"/>
              <w:rPr>
                <w:rFonts w:hint="eastAsia" w:ascii="仿宋" w:hAnsi="仿宋" w:eastAsia="仿宋" w:cs="仿宋"/>
                <w:color w:val="auto"/>
                <w:kern w:val="0"/>
                <w:sz w:val="27"/>
                <w:szCs w:val="27"/>
                <w:highlight w:val="none"/>
              </w:rPr>
            </w:pPr>
            <w:ins w:id="28" w:author="灵燕智能" w:date="2026-10-12T17:26:54Z">
              <w:r>
                <w:t xml:space="preserve">10</w:t>
              </w:r>
            </w:ins>
          </w:p>
        </w:tc>
        <w:tc>
          <w:tcPr>
            <w:tcW w:w="5318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4B69157D">
            <w:pPr>
              <w:widowControl/>
              <w:spacing w:line="360" w:lineRule="auto"/>
              <w:jc w:val="left"/>
              <w:rPr>
                <w:rFonts w:hint="eastAsia" w:ascii="仿宋" w:hAnsi="仿宋" w:eastAsia="仿宋" w:cs="仿宋"/>
                <w:color w:val="auto"/>
                <w:kern w:val="0"/>
                <w:sz w:val="27"/>
                <w:szCs w:val="27"/>
                <w:highlight w:val="none"/>
              </w:rPr>
            </w:pPr>
            <w:ins w:id="29" w:author="灵燕智能" w:date="2026-10-12T17:26:54Z">
              <w:r>
                <w:t xml:space="preserve">数据更新承诺函、数据问题处置时效承诺函、数据服务响应时效承诺函（格式6-2至6-4）</w:t>
              </w:r>
            </w:ins>
          </w:p>
        </w:tc>
        <w:tc>
          <w:tcPr>
            <w:tcW w:w="3088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top"/>
          </w:tcPr>
          <w:p w14:paraId="24A5ED30">
            <w:pPr>
              <w:widowControl/>
              <w:spacing w:line="360" w:lineRule="auto"/>
              <w:jc w:val="left"/>
              <w:rPr>
                <w:rFonts w:hint="eastAsia" w:ascii="仿宋" w:hAnsi="仿宋" w:eastAsia="仿宋" w:cs="仿宋"/>
                <w:color w:val="auto"/>
                <w:kern w:val="0"/>
                <w:sz w:val="24"/>
                <w:highlight w:val="none"/>
              </w:rPr>
            </w:pPr>
            <w:ins w:id="30" w:author="灵燕智能" w:date="2026-10-12T17:26:54Z">
              <w:r>
                <w:t xml:space="preserve">20-22</w:t>
              </w:r>
            </w:ins>
          </w:p>
        </w:tc>
      </w:tr>
    </w:tbl>
    <w:p w14:paraId="4ECAEE31">
      <w:pPr>
        <w:spacing w:line="360" w:lineRule="auto"/>
        <w:ind w:firstLine="562" w:firstLineChars="200"/>
        <w:jc w:val="center"/>
        <w:rPr>
          <w:rFonts w:hint="eastAsia" w:ascii="仿宋" w:hAnsi="仿宋" w:eastAsia="仿宋" w:cs="仿宋"/>
          <w:b/>
          <w:color w:val="auto"/>
          <w:sz w:val="28"/>
          <w:szCs w:val="28"/>
          <w:highlight w:val="none"/>
        </w:rPr>
      </w:pPr>
    </w:p>
    <w:sectPr w:rsidR="00FC693F" w:rsidRPr="0006063C" w:rsidSect="00034616">
      <w:footerReference w:type="default" r:id="rId9"/>
      <w:pgSz w:w="11906" w:h="16838"/>
      <w:pgMar w:top="1440" w:right="1803" w:bottom="1440" w:left="1803" w:header="850" w:footer="992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灵燕智能" w:initials="AI" w:date="2026-10-12T17:27:18Z">
    <w:p>
      <w:pPr>
        <w:pStyle w:val="CommentText"/>
      </w:pPr>
      <w:r>
        <w:rPr>
          <w:rStyle w:val="CommentReference"/>
        </w:rPr>
        <w:annotationRef/>
      </w:r>
      <w:r>
        <w:t>验收演示：页码以合册后实际页码为准；「页码范围」列为演示占位值（按 20 页整册推算），正式投标前须逐行核改。本清单共 10 行（原件表格容量）：行 10 将三封时效承诺函（格式6-2至6-4）合并列示，其余章节（服务团队清单、数据质量监控与增值服务承诺、合规承诺函、数据源授权承诺函、技术文档与培训、资格证明文件 7-1 至 7-8、管理体系与资质证书复印件）未占行——原件表格固定 10 行、无法增行，正式投标时建议将多函合并行扩展或将各函分章列示，请用户裁决清单粒度的最终形态。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 w:eastAsia="Times New Roman" w:cs="Times New Roman"/>
        <w:sz w:val="21"/>
        <w:szCs w:val="21"/>
      </w:rPr>
      <w:fldChar w:fldCharType="begin"/>
    </w:r>
    <w:r>
      <w:rPr>
        <w:rFonts w:ascii="Times New Roman" w:hAnsi="Times New Roman" w:eastAsia="Times New Roman" w:cs="Times New Roman"/>
        <w:sz w:val="21"/>
        <w:szCs w:val="21"/>
      </w:rPr>
      <w:instrText xml:space="preserve"> PAGE </w:instrText>
    </w:r>
    <w:r>
      <w:rPr>
        <w:rFonts w:ascii="Times New Roman" w:hAnsi="Times New Roman" w:eastAsia="Times New Roman" w:cs="Times New Roman"/>
        <w:sz w:val="21"/>
        <w:szCs w:val="21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宋体" w:cs="Times New Roman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  <w:jc w:val="both"/>
    </w:pPr>
    <w:rPr>
      <w:rFonts w:ascii="Times New Roman" w:hAnsi="Times New Roman" w:eastAsia="宋体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260" w:line="240" w:lineRule="auto"/>
      <w:outlineLvl w:val="0"/>
    </w:pPr>
    <w:rPr>
      <w:rFonts w:ascii="黑体" w:hAnsi="黑体" w:eastAsia="黑体" w:cs="黑体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260" w:line="240" w:lineRule="auto"/>
      <w:outlineLvl w:val="1"/>
    </w:pPr>
    <w:rPr>
      <w:rFonts w:ascii="黑体" w:hAnsi="黑体" w:eastAsia="黑体" w:cs="黑体"/>
      <w:b/>
      <w:bCs/>
      <w:i w:val="0"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260" w:line="240" w:lineRule="auto"/>
      <w:outlineLvl w:val="2"/>
    </w:pPr>
    <w:rPr>
      <w:rFonts w:ascii="黑体" w:hAnsi="黑体" w:eastAsia="黑体" w:cs="黑体"/>
      <w:b/>
      <w:bCs/>
      <w:i w:val="0"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60" w:after="260" w:line="240" w:lineRule="auto"/>
      <w:outlineLvl w:val="3"/>
    </w:pPr>
    <w:rPr>
      <w:rFonts w:ascii="黑体" w:hAnsi="黑体" w:eastAsia="黑体" w:cs="黑体"/>
      <w:b/>
      <w:bCs/>
      <w:i w:val="0"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黑体" w:hAnsi="黑体" w:eastAsia="黑体" w:cs="黑体"/>
      <w:b/>
      <w:bCs/>
      <w:i w:val="0"/>
      <w:color w:val="000000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黑体" w:hAnsi="黑体" w:eastAsia="黑体" w:cs="黑体"/>
      <w:b/>
      <w:bCs/>
      <w:i w:val="0"/>
      <w:color w:val="000000"/>
      <w:sz w:val="3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黑体" w:hAnsi="黑体" w:eastAsia="黑体" w:cs="黑体"/>
      <w:b/>
      <w:bCs/>
      <w:i w:val="0"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440" w:line="240" w:lineRule="auto" w:before="0"/>
      <w:contextualSpacing/>
      <w:jc w:val="center"/>
    </w:pPr>
    <w:rPr>
      <w:rFonts w:ascii="黑体" w:hAnsi="黑体" w:eastAsia="黑体" w:cs="黑体"/>
      <w:b/>
      <w:i w:val="0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黑体" w:hAnsi="黑体" w:eastAsia="黑体" w:cs="黑体"/>
      <w:b/>
      <w:i w:val="0"/>
      <w:color w:val="000000"/>
      <w:spacing w:val="5"/>
      <w:kern w:val="28"/>
      <w:sz w:val="44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黑体" w:hAnsi="黑体" w:eastAsia="黑体" w:cs="黑体"/>
      <w:b/>
      <w:bCs/>
      <w:i w:val="0"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Normal"/>
    <w:next w:val="Normal"/>
    <w:uiPriority w:val="39"/>
    <w:semiHidden/>
    <w:unhideWhenUsed/>
    <w:qFormat/>
    <w:rsid w:val="00FC693F"/>
    <w:pPr>
      <w:spacing w:before="0" w:after="360"/>
      <w:jc w:val="center"/>
      <w:outlineLvl w:val="9"/>
    </w:pPr>
    <w:rPr>
      <w:rFonts w:ascii="黑体" w:hAnsi="黑体" w:eastAsia="黑体" w:cs="黑体"/>
      <w:b/>
      <w:color w:val="000000"/>
      <w:sz w:val="32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enderBody">
    <w:name w:val="Tender Body"/>
    <w:basedOn w:val="Normal"/>
    <w:qFormat/>
    <w:pPr>
      <w:spacing w:line="360" w:lineRule="auto" w:before="0" w:after="0"/>
      <w:ind w:firstLineChars="200" w:firstLine="480"/>
      <w:jc w:val="both"/>
    </w:pPr>
  </w:style>
  <w:style w:type="paragraph" w:customStyle="1" w:styleId="TenderCover">
    <w:name w:val="Tender Cover"/>
    <w:basedOn w:val="Normal"/>
    <w:qFormat/>
    <w:pPr>
      <w:spacing w:line="360" w:lineRule="auto" w:before="0" w:after="360"/>
      <w:jc w:val="center"/>
    </w:pPr>
    <w:rPr>
      <w:rFonts w:ascii="黑体" w:hAnsi="黑体" w:eastAsia="黑体" w:cs="黑体"/>
      <w:b/>
      <w:sz w:val="44"/>
    </w:rPr>
  </w:style>
  <w:style w:type="paragraph" w:customStyle="1" w:styleId="TenderCoverSub">
    <w:name w:val="Tender Cover Sub"/>
    <w:basedOn w:val="TenderCover"/>
    <w:qFormat/>
    <w:pPr>
      <w:spacing w:after="120"/>
      <w:jc w:val="center"/>
    </w:pPr>
    <w:rPr>
      <w:b/>
      <w:sz w:val="30"/>
    </w:rPr>
  </w:style>
  <w:style w:type="paragraph" w:customStyle="1" w:styleId="TenderCaption">
    <w:name w:val="Tender Caption"/>
    <w:basedOn w:val="Normal"/>
    <w:qFormat/>
    <w:pPr>
      <w:spacing w:line="360" w:lineRule="auto" w:before="60" w:after="120"/>
      <w:jc w:val="center"/>
    </w:pPr>
    <w:rPr>
      <w:rFonts w:ascii="Times New Roman" w:hAnsi="Times New Roman" w:eastAsia="宋体" w:cs="Times New Roman"/>
      <w:sz w:val="18"/>
    </w:rPr>
  </w:style>
  <w:style w:type="paragraph" w:customStyle="1" w:styleId="TOC1">
    <w:name w:val="toc 1"/>
    <w:basedOn w:val="Normal"/>
    <w:qFormat/>
    <w:pPr>
      <w:tabs>
        <w:tab w:pos="8300" w:val="right" w:leader="dot"/>
      </w:tabs>
      <w:spacing w:line="360" w:lineRule="auto" w:before="0" w:after="0"/>
      <w:ind w:left="0"/>
    </w:pPr>
    <w:rPr>
      <w:rFonts w:ascii="Times New Roman" w:hAnsi="Times New Roman" w:eastAsia="宋体" w:cs="Times New Roman"/>
      <w:color w:val="000000"/>
      <w:sz w:val="24"/>
    </w:rPr>
  </w:style>
  <w:style w:type="paragraph" w:customStyle="1" w:styleId="TOC2">
    <w:name w:val="toc 2"/>
    <w:basedOn w:val="Normal"/>
    <w:qFormat/>
    <w:pPr>
      <w:tabs>
        <w:tab w:pos="8300" w:val="right" w:leader="dot"/>
      </w:tabs>
      <w:spacing w:line="360" w:lineRule="auto" w:before="0" w:after="0"/>
      <w:ind w:left="480"/>
    </w:pPr>
    <w:rPr>
      <w:rFonts w:ascii="Times New Roman" w:hAnsi="Times New Roman" w:eastAsia="宋体" w:cs="Times New Roman"/>
      <w:color w:val="000000"/>
      <w:sz w:val="24"/>
    </w:rPr>
  </w:style>
  <w:style w:type="paragraph" w:customStyle="1" w:styleId="TOC3">
    <w:name w:val="toc 3"/>
    <w:basedOn w:val="Normal"/>
    <w:qFormat/>
    <w:pPr>
      <w:tabs>
        <w:tab w:pos="8300" w:val="right" w:leader="dot"/>
      </w:tabs>
      <w:spacing w:line="360" w:lineRule="auto" w:before="0" w:after="0"/>
      <w:ind w:left="960"/>
    </w:pPr>
    <w:rPr>
      <w:rFonts w:ascii="Times New Roman" w:hAnsi="Times New Roman" w:eastAsia="宋体" w:cs="Times New Roman"/>
      <w:color w:val="000000"/>
      <w:sz w:val="24"/>
    </w:rPr>
  </w:style>
  <w:style w:type="paragraph" w:customStyle="1" w:styleId="TenderHeader">
    <w:name w:val="Tender Header"/>
    <w:basedOn w:val="Normal"/>
    <w:pPr>
      <w:spacing w:line="240" w:lineRule="auto"/>
      <w:jc w:val="center"/>
    </w:pPr>
    <w:rPr>
      <w:rFonts w:ascii="Times New Roman" w:hAnsi="Times New Roman" w:eastAsia="宋体" w:cs="Times New Roman"/>
      <w:sz w:val="18"/>
    </w:rPr>
  </w:style>
  <w:style w:type="paragraph" w:styleId="4">
    <w:name w:val="heading 3 2"/>
    <w:basedOn w:val="1"/>
    <w:next w:val="1"/>
    <w:link w:val="54"/>
    <w:qFormat/>
    <w:uiPriority w:val="9"/>
    <w:pPr>
      <w:keepNext/>
      <w:keepLines/>
      <w:spacing w:before="260" w:after="260" w:line="416" w:lineRule="auto"/>
      <w:outlineLvl w:val="2"/>
    </w:pPr>
    <w:rPr>
      <w:rFonts w:cs="Times New Roman"/>
      <w:b/>
      <w:bCs/>
      <w:sz w:val="32"/>
      <w:szCs w:val="32"/>
    </w:rPr>
  </w:style>
  <w:style w:type="table" w:styleId="42">
    <w:name w:val="Normal Table 2"/>
    <w:semiHidden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Style w:val="42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4">
    <w:name w:val="标题 3 Char"/>
    <w:link w:val="4"/>
    <w:uiPriority w:val="9"/>
    <w:rPr>
      <w:b/>
      <w:bCs/>
      <w:kern w:val="2"/>
      <w:sz w:val="32"/>
      <w:szCs w:val="32"/>
    </w:rPr>
  </w:style>
  <w:style w:type="paragraph" w:styleId="1">
    <w:name w:val="Normal 2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