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商务条款响应/偏离表</w:t>
      </w:r>
    </w:p>
    <w:p w14:paraId="42F53BF7">
      <w:pPr>
        <w:pStyle w:val="4"/>
        <w:spacing w:before="0" w:after="0" w:line="560" w:lineRule="exact"/>
        <w:jc w:val="center"/>
        <w:rPr>
          <w:rFonts w:hint="eastAsia" w:ascii="仿宋" w:hAnsi="仿宋" w:eastAsia="仿宋" w:cs="仿宋"/>
          <w:color w:val="auto"/>
          <w:kern w:val="0"/>
          <w:highlight w:val="none"/>
        </w:rPr>
      </w:pPr>
      <w:r>
        <w:rPr>
          <w:rFonts w:hint="eastAsia" w:ascii="仿宋" w:hAnsi="仿宋" w:eastAsia="仿宋" w:cs="仿宋"/>
          <w:color w:val="auto"/>
          <w:kern w:val="0"/>
          <w:highlight w:val="none"/>
        </w:rPr>
        <w:t>5．商务条款响应/偏离表</w:t>
      </w:r>
      <w:bookmarkEnd w:id="125"/>
    </w:p>
    <w:p w14:paraId="1104B4EF">
      <w:pPr>
        <w:spacing w:line="360" w:lineRule="auto"/>
        <w:ind w:firstLine="420" w:firstLineChars="200"/>
        <w:jc w:val="left"/>
        <w:rPr>
          <w:rFonts w:hint="eastAsia" w:ascii="仿宋" w:hAnsi="仿宋" w:eastAsia="仿宋" w:cs="仿宋"/>
          <w:color w:val="auto"/>
          <w:highlight w:val="none"/>
        </w:rPr>
      </w:pPr>
    </w:p>
    <w:p>
      <w:pPr>
        <w:pStyle w:val="TenderBody"/>
        <w:rPr>
          <w:ins w:id="15" w:author="灵燕智能" w:date="2026-10-12T17:30:25Z"/>
        </w:rPr>
      </w:pPr>
      <w:ins w:id="16" w:author="灵燕智能" w:date="2026-10-12T17:30:25Z">
        <w:r>
          <w:t xml:space="preserve">本表为验收演示：表中数据为演示填写，正式投标前须按正式商务条款逐项复核。</w:t>
        </w:r>
      </w:ins>
    </w:p>
    <w:p w14:paraId="631325BB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</w:pPr>
      <w:del w:id="3" w:author="灵燕智能" w:date="2026-10-12T17:30:17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>投标供应商名称：</w:delText>
        </w:r>
      </w:del>
      <w:ins w:id="4" w:author="灵燕智能" w:date="2026-10-12T17:30:17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t xml:space="preserve">投标供应商名称：杭州研数科技有限公司（验收演示）</w:t>
        </w:r>
      </w:ins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  <w:t xml:space="preserve">               </w:t>
      </w:r>
    </w:p>
    <w:p w14:paraId="4220692C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</w:pPr>
      <w:del w:id="1" w:author="灵燕智能" w:date="2026-10-12T17:30:17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>招标编号：</w:delText>
        </w:r>
      </w:del>
      <w:ins w:id="2" w:author="灵燕智能" w:date="2026-10-12T17:30:17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t xml:space="preserve">招标编号：JXYJ2026-GZYH-G005-1</w:t>
        </w:r>
      </w:ins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  <w:t xml:space="preserve">                 </w:t>
      </w:r>
    </w:p>
    <w:tbl>
      <w:tblPr>
        <w:tblStyle w:val="4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"/>
        <w:gridCol w:w="2826"/>
        <w:gridCol w:w="2826"/>
        <w:gridCol w:w="1560"/>
        <w:gridCol w:w="900"/>
      </w:tblGrid>
      <w:tr w14:paraId="024B5203">
        <w:trPr>
          <w:wBefore w:w="0" w:type="dxa"/>
          <w:wAfter w:w="0" w:type="dxa"/>
          <w:trHeight w:val="988" w:hRule="atLeast"/>
          <w:jc w:val="center"/>
        </w:trPr>
        <w:tc>
          <w:tcPr>
            <w:tcW w:w="8946" w:type="dxa"/>
            <w:gridSpan w:val="5"/>
            <w:noWrap w:val="0"/>
            <w:vAlign w:val="center"/>
          </w:tcPr>
          <w:p w14:paraId="6B113ED1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8"/>
                <w:szCs w:val="28"/>
                <w:highlight w:val="none"/>
              </w:rPr>
              <w:t>我公司郑重承诺，完全响应招标文件规定的所有商务条款，并按规定的商务条款进行履约。</w:t>
            </w:r>
          </w:p>
        </w:tc>
      </w:tr>
      <w:tr w14:paraId="54797A30">
        <w:trPr>
          <w:wBefore w:w="0" w:type="dxa"/>
          <w:wAfter w:w="0" w:type="dxa"/>
          <w:trHeight w:val="988" w:hRule="atLeast"/>
          <w:jc w:val="center"/>
        </w:trPr>
        <w:tc>
          <w:tcPr>
            <w:tcW w:w="8946" w:type="dxa"/>
            <w:gridSpan w:val="5"/>
            <w:noWrap w:val="0"/>
            <w:vAlign w:val="center"/>
          </w:tcPr>
          <w:p w14:paraId="76C741C1">
            <w:pPr>
              <w:spacing w:line="360" w:lineRule="auto"/>
              <w:jc w:val="left"/>
              <w:rPr>
                <w:rFonts w:hint="eastAsia" w:ascii="仿宋" w:hAnsi="仿宋" w:eastAsia="仿宋" w:cs="仿宋"/>
                <w:bCs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8"/>
                <w:szCs w:val="28"/>
                <w:highlight w:val="none"/>
              </w:rPr>
              <w:t>说明：若响应的部分商务条款与招标文件规定的商务条款有偏离，则按下表单独列出，并标明响应情况，若完全响应，则无需填写下表。只接受正偏离（优于招标文件要求），不接受负偏离（劣于招标文件要求），负偏离则无效投标。</w:t>
            </w:r>
          </w:p>
        </w:tc>
      </w:tr>
      <w:tr w14:paraId="70747ADA">
        <w:trPr>
          <w:wBefore w:w="0" w:type="dxa"/>
          <w:wAfter w:w="0" w:type="dxa"/>
          <w:trHeight w:val="1089" w:hRule="atLeast"/>
          <w:jc w:val="center"/>
        </w:trPr>
        <w:tc>
          <w:tcPr>
            <w:tcW w:w="834" w:type="dxa"/>
            <w:noWrap w:val="0"/>
            <w:vAlign w:val="center"/>
          </w:tcPr>
          <w:p w14:paraId="18D59545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  <w:t>序号</w:t>
            </w:r>
          </w:p>
        </w:tc>
        <w:tc>
          <w:tcPr>
            <w:tcW w:w="2826" w:type="dxa"/>
            <w:noWrap w:val="0"/>
            <w:vAlign w:val="center"/>
          </w:tcPr>
          <w:p w14:paraId="4131503A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  <w:t>招标文件的商务条款</w:t>
            </w:r>
          </w:p>
        </w:tc>
        <w:tc>
          <w:tcPr>
            <w:tcW w:w="2826" w:type="dxa"/>
            <w:noWrap w:val="0"/>
            <w:vAlign w:val="center"/>
          </w:tcPr>
          <w:p w14:paraId="251DCE7B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  <w:t>投标文件的商务条款</w:t>
            </w:r>
          </w:p>
        </w:tc>
        <w:tc>
          <w:tcPr>
            <w:tcW w:w="1560" w:type="dxa"/>
            <w:noWrap w:val="0"/>
            <w:vAlign w:val="center"/>
          </w:tcPr>
          <w:p w14:paraId="4391A324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  <w:t>响应/偏离</w:t>
            </w:r>
          </w:p>
        </w:tc>
        <w:tc>
          <w:tcPr>
            <w:tcW w:w="900" w:type="dxa"/>
            <w:noWrap w:val="0"/>
            <w:vAlign w:val="center"/>
          </w:tcPr>
          <w:p w14:paraId="12ED0244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  <w:t>说明</w:t>
            </w:r>
          </w:p>
        </w:tc>
      </w:tr>
      <w:tr w14:paraId="348AB5F2">
        <w:trPr>
          <w:wBefore w:w="0" w:type="dxa"/>
          <w:wAfter w:w="0" w:type="dxa"/>
          <w:trHeight w:val="1089" w:hRule="atLeast"/>
          <w:jc w:val="center"/>
        </w:trPr>
        <w:tc>
          <w:tcPr>
            <w:tcW w:w="834" w:type="dxa"/>
            <w:noWrap w:val="0"/>
            <w:vAlign w:val="top"/>
          </w:tcPr>
          <w:p w14:paraId="06983200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5" w:author="灵燕智能" w:date="2026-10-12T17:30:17Z">
              <w:r>
                <w:t xml:space="preserve">1</w:t>
              </w:r>
            </w:ins>
          </w:p>
        </w:tc>
        <w:tc>
          <w:tcPr>
            <w:tcW w:w="2826" w:type="dxa"/>
            <w:noWrap w:val="0"/>
            <w:vAlign w:val="top"/>
          </w:tcPr>
          <w:p w14:paraId="467DDAA6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6" w:author="灵燕智能" w:date="2026-10-12T17:30:17Z">
              <w:r>
                <w:t xml:space="preserve">服务期限：1年；服务地点：采购人指定地点；按月对账，按季或按年结算付款；收到增值税专用发票后15个工作日内转账</w:t>
              </w:r>
            </w:ins>
          </w:p>
        </w:tc>
        <w:tc>
          <w:tcPr>
            <w:tcW w:w="2826" w:type="dxa"/>
            <w:noWrap w:val="0"/>
            <w:vAlign w:val="top"/>
          </w:tcPr>
          <w:p w14:paraId="34215F05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7" w:author="灵燕智能" w:date="2026-10-12T17:30:17Z">
              <w:r>
                <w:t xml:space="preserve">按招标文件商务要求全部执行，无偏离</w:t>
              </w:r>
            </w:ins>
          </w:p>
        </w:tc>
        <w:tc>
          <w:tcPr>
            <w:tcW w:w="1560" w:type="dxa"/>
            <w:noWrap w:val="0"/>
            <w:vAlign w:val="top"/>
          </w:tcPr>
          <w:p w14:paraId="31751D42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8" w:author="灵燕智能" w:date="2026-10-12T17:30:17Z">
              <w:r>
                <w:t xml:space="preserve">完全响应</w:t>
              </w:r>
            </w:ins>
          </w:p>
        </w:tc>
        <w:tc>
          <w:tcPr>
            <w:tcW w:w="900" w:type="dxa"/>
            <w:noWrap w:val="0"/>
            <w:vAlign w:val="top"/>
          </w:tcPr>
          <w:p w14:paraId="738A5F80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9" w:author="灵燕智能" w:date="2026-10-12T17:30:17Z">
              <w:r>
                <w:t xml:space="preserve">验收演示：本行为演示填写，正式投标前按正式报价口径复核</w:t>
              </w:r>
            </w:ins>
          </w:p>
        </w:tc>
      </w:tr>
      <w:tr w14:paraId="7D5EA210">
        <w:trPr>
          <w:wBefore w:w="0" w:type="dxa"/>
          <w:wAfter w:w="0" w:type="dxa"/>
          <w:trHeight w:val="1089" w:hRule="atLeast"/>
          <w:jc w:val="center"/>
        </w:trPr>
        <w:tc>
          <w:tcPr>
            <w:tcW w:w="834" w:type="dxa"/>
            <w:noWrap w:val="0"/>
            <w:vAlign w:val="top"/>
          </w:tcPr>
          <w:p w14:paraId="6A36AEBE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10" w:author="灵燕智能" w:date="2026-10-12T17:30:17Z">
              <w:r>
                <w:t xml:space="preserve">2</w:t>
              </w:r>
            </w:ins>
          </w:p>
        </w:tc>
        <w:tc>
          <w:tcPr>
            <w:tcW w:w="2826" w:type="dxa"/>
            <w:noWrap w:val="0"/>
            <w:vAlign w:val="top"/>
          </w:tcPr>
          <w:p w14:paraId="22EF762E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11" w:author="灵燕智能" w:date="2026-10-12T17:30:17Z">
              <w:r>
                <w:t xml:space="preserve">本行保留备用</w:t>
              </w:r>
            </w:ins>
          </w:p>
        </w:tc>
        <w:tc>
          <w:tcPr>
            <w:tcW w:w="2826" w:type="dxa"/>
            <w:noWrap w:val="0"/>
            <w:vAlign w:val="top"/>
          </w:tcPr>
          <w:p w14:paraId="1B5E6EC3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12" w:author="灵燕智能" w:date="2026-10-12T17:30:17Z">
              <w:r>
                <w:t xml:space="preserve">（备用行，无偏离项）</w:t>
              </w:r>
            </w:ins>
          </w:p>
        </w:tc>
        <w:tc>
          <w:tcPr>
            <w:tcW w:w="1560" w:type="dxa"/>
            <w:noWrap w:val="0"/>
            <w:vAlign w:val="top"/>
          </w:tcPr>
          <w:p w14:paraId="27936DFF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13" w:author="灵燕智能" w:date="2026-10-12T17:30:17Z">
              <w:r>
                <w:t xml:space="preserve">完全响应</w:t>
              </w:r>
            </w:ins>
          </w:p>
        </w:tc>
        <w:tc>
          <w:tcPr>
            <w:tcW w:w="900" w:type="dxa"/>
            <w:noWrap w:val="0"/>
            <w:vAlign w:val="top"/>
          </w:tcPr>
          <w:p w14:paraId="40F4D89C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14" w:author="灵燕智能" w:date="2026-10-12T17:30:17Z">
              <w:r>
                <w:t xml:space="preserve">正式投标前如有偏离项在本行填写</w:t>
              </w:r>
            </w:ins>
          </w:p>
        </w:tc>
      </w:tr>
    </w:tbl>
    <w:p w14:paraId="6574A4F7">
      <w:pPr>
        <w:spacing w:line="360" w:lineRule="auto"/>
        <w:ind w:firstLine="420" w:firstLineChars="150"/>
        <w:jc w:val="left"/>
        <w:rPr>
          <w:rFonts w:hint="eastAsia" w:ascii="仿宋" w:hAnsi="仿宋" w:eastAsia="仿宋" w:cs="仿宋"/>
          <w:color w:val="auto"/>
          <w:kern w:val="0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highlight w:val="none"/>
        </w:rPr>
        <w:t>法定代表人（经营者或自然人）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highlight w:val="none"/>
          <w:lang w:val="en-US" w:eastAsia="zh-CN"/>
        </w:rPr>
        <w:t>或授权代表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highlight w:val="none"/>
        </w:rPr>
        <w:t>（签字或盖章）：</w:t>
      </w:r>
    </w:p>
    <w:p w14:paraId="613A38A0">
      <w:pPr>
        <w:spacing w:line="360" w:lineRule="auto"/>
        <w:ind w:firstLine="540" w:firstLineChars="200"/>
        <w:jc w:val="left"/>
        <w:rPr>
          <w:rFonts w:hint="eastAsia" w:ascii="仿宋" w:hAnsi="仿宋" w:eastAsia="仿宋" w:cs="仿宋"/>
          <w:bCs/>
          <w:color w:val="auto"/>
          <w:kern w:val="0"/>
          <w:sz w:val="27"/>
          <w:szCs w:val="27"/>
          <w:highlight w:val="none"/>
          <w:u w:val="single"/>
        </w:rPr>
      </w:pPr>
    </w:p>
    <w:p w14:paraId="26BF2928">
      <w:pPr>
        <w:spacing w:line="360" w:lineRule="auto"/>
        <w:ind w:firstLine="420" w:firstLineChars="150"/>
        <w:jc w:val="left"/>
        <w:rPr>
          <w:rFonts w:hint="eastAsia" w:ascii="仿宋" w:hAnsi="仿宋" w:eastAsia="仿宋" w:cs="仿宋"/>
          <w:color w:val="auto"/>
          <w:kern w:val="0"/>
          <w:sz w:val="28"/>
          <w:szCs w:val="28"/>
          <w:highlight w:val="none"/>
        </w:rPr>
      </w:pPr>
      <w:commentRangeStart w:id="0"/>
      <w:r>
        <w:rPr>
          <w:rFonts w:hint="eastAsia" w:ascii="仿宋" w:hAnsi="仿宋" w:eastAsia="仿宋" w:cs="仿宋"/>
          <w:color w:val="auto"/>
          <w:kern w:val="0"/>
          <w:sz w:val="28"/>
          <w:szCs w:val="28"/>
          <w:highlight w:val="none"/>
        </w:rPr>
        <w:t>投标供应商名称（公章或自然人印鉴章）</w:t>
      </w:r>
      <w:commentRangeEnd w:id="0"/>
      <w:r>
        <w:rPr>
          <w:rStyle w:val="CommentReference"/>
        </w:rPr>
        <w:commentReference w:id="0"/>
      </w:r>
    </w:p>
    <w:p w14:paraId="360D1316">
      <w:pPr>
        <w:spacing w:line="360" w:lineRule="auto"/>
        <w:ind w:firstLine="540" w:firstLineChars="200"/>
        <w:jc w:val="left"/>
        <w:rPr>
          <w:rFonts w:hint="eastAsia" w:ascii="仿宋" w:hAnsi="仿宋" w:eastAsia="仿宋" w:cs="仿宋"/>
          <w:bCs/>
          <w:color w:val="auto"/>
          <w:kern w:val="0"/>
          <w:sz w:val="27"/>
          <w:szCs w:val="27"/>
          <w:highlight w:val="none"/>
          <w:u w:val="single"/>
        </w:rPr>
      </w:pPr>
    </w:p>
    <w:p w14:paraId="14042788">
      <w:pPr>
        <w:spacing w:line="360" w:lineRule="auto"/>
        <w:ind w:firstLine="540" w:firstLineChars="200"/>
        <w:jc w:val="left"/>
        <w:rPr>
          <w:rFonts w:hint="eastAsia" w:ascii="仿宋" w:hAnsi="仿宋" w:eastAsia="仿宋" w:cs="仿宋"/>
          <w:bCs/>
          <w:color w:val="auto"/>
          <w:kern w:val="0"/>
          <w:sz w:val="27"/>
          <w:szCs w:val="27"/>
          <w:highlight w:val="none"/>
          <w:u w:val="single"/>
        </w:rPr>
      </w:pPr>
    </w:p>
    <w:sectPr w:rsidR="00FC693F" w:rsidRPr="0006063C" w:rsidSect="00034616">
      <w:footerReference w:type="default" r:id="rId9"/>
      <w:pgSz w:w="11906" w:h="16838"/>
      <w:pgMar w:top="1440" w:right="1803" w:bottom="1440" w:left="1803" w:header="850" w:footer="992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灵燕智能" w:initials="AI" w:date="2026-10-12T17:30:33Z">
    <w:p>
      <w:pPr>
        <w:pStyle w:val="CommentText"/>
      </w:pPr>
      <w:r>
        <w:rPr>
          <w:rStyle w:val="CommentReference"/>
        </w:rPr>
        <w:annotationRef/>
      </w:r>
      <w:r>
        <w:t>签字盖章与公章栏为演示占位：正式投标前由法定代表人陈演示（总经理）或授权代表王验收签字/盖章。第 1 行商务条款演示为「完全响应（验收演示）」，正式投标前须按正式报价口径与商务要求逐项复核。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sz w:val="21"/>
        <w:szCs w:val="21"/>
      </w:rPr>
      <w:fldChar w:fldCharType="begin"/>
    </w:r>
    <w:r>
      <w:rPr>
        <w:rFonts w:ascii="Times New Roman" w:hAnsi="Times New Roman" w:eastAsia="Times New Roman" w:cs="Times New Roman"/>
        <w:sz w:val="21"/>
        <w:szCs w:val="21"/>
      </w:rPr>
      <w:instrText xml:space="preserve"> PAGE </w:instrText>
    </w:r>
    <w:r>
      <w:rPr>
        <w:rFonts w:ascii="Times New Roman" w:hAnsi="Times New Roman" w:eastAsia="Times New Roman" w:cs="Times New Roman"/>
        <w:sz w:val="21"/>
        <w:szCs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 w:line="240" w:lineRule="auto"/>
      <w:outlineLvl w:val="0"/>
    </w:pPr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240" w:lineRule="auto"/>
      <w:outlineLvl w:val="1"/>
    </w:pPr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240" w:lineRule="auto"/>
      <w:outlineLvl w:val="2"/>
    </w:pPr>
    <w:rPr>
      <w:rFonts w:ascii="黑体" w:hAnsi="黑体" w:eastAsia="黑体" w:cs="黑体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260" w:line="240" w:lineRule="auto"/>
      <w:outlineLvl w:val="3"/>
    </w:pPr>
    <w:rPr>
      <w:rFonts w:ascii="黑体" w:hAnsi="黑体" w:eastAsia="黑体" w:cs="黑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黑体" w:hAnsi="黑体" w:eastAsia="黑体" w:cs="黑体"/>
      <w:b/>
      <w:bCs/>
      <w:i w:val="0"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 w:before="0"/>
      <w:contextualSpacing/>
      <w:jc w:val="center"/>
    </w:pPr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黑体" w:hAnsi="黑体" w:eastAsia="黑体" w:cs="黑体"/>
      <w:b/>
      <w:bCs/>
      <w:i w:val="0"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Normal"/>
    <w:next w:val="Normal"/>
    <w:uiPriority w:val="39"/>
    <w:semiHidden/>
    <w:unhideWhenUsed/>
    <w:qFormat/>
    <w:rsid w:val="00FC693F"/>
    <w:pPr>
      <w:spacing w:before="0" w:after="360"/>
      <w:jc w:val="center"/>
      <w:outlineLvl w:val="9"/>
    </w:pPr>
    <w:rPr>
      <w:rFonts w:ascii="黑体" w:hAnsi="黑体" w:eastAsia="黑体" w:cs="黑体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nderBody">
    <w:name w:val="Tender Body"/>
    <w:basedOn w:val="Normal"/>
    <w:qFormat/>
    <w:pPr>
      <w:spacing w:line="360" w:lineRule="auto" w:before="0" w:after="0"/>
      <w:ind w:firstLineChars="200" w:firstLine="480"/>
      <w:jc w:val="both"/>
    </w:pPr>
  </w:style>
  <w:style w:type="paragraph" w:customStyle="1" w:styleId="TenderCover">
    <w:name w:val="Tender Cover"/>
    <w:basedOn w:val="Normal"/>
    <w:qFormat/>
    <w:pPr>
      <w:spacing w:line="360" w:lineRule="auto" w:before="0" w:after="360"/>
      <w:jc w:val="center"/>
    </w:pPr>
    <w:rPr>
      <w:rFonts w:ascii="黑体" w:hAnsi="黑体" w:eastAsia="黑体" w:cs="黑体"/>
      <w:b/>
      <w:sz w:val="44"/>
    </w:rPr>
  </w:style>
  <w:style w:type="paragraph" w:customStyle="1" w:styleId="TenderCoverSub">
    <w:name w:val="Tender Cover Sub"/>
    <w:basedOn w:val="TenderCover"/>
    <w:qFormat/>
    <w:pPr>
      <w:spacing w:after="120"/>
      <w:jc w:val="center"/>
    </w:pPr>
    <w:rPr>
      <w:b/>
      <w:sz w:val="30"/>
    </w:rPr>
  </w:style>
  <w:style w:type="paragraph" w:customStyle="1" w:styleId="TenderCaption">
    <w:name w:val="Tender Caption"/>
    <w:basedOn w:val="Normal"/>
    <w:qFormat/>
    <w:pPr>
      <w:spacing w:line="360" w:lineRule="auto" w:before="60" w:after="120"/>
      <w:jc w:val="center"/>
    </w:pPr>
    <w:rPr>
      <w:rFonts w:ascii="Times New Roman" w:hAnsi="Times New Roman" w:eastAsia="宋体" w:cs="Times New Roman"/>
      <w:sz w:val="18"/>
    </w:rPr>
  </w:style>
  <w:style w:type="paragraph" w:customStyle="1" w:styleId="TOC1">
    <w:name w:val="toc 1"/>
    <w:basedOn w:val="Normal"/>
    <w:qFormat/>
    <w:pPr>
      <w:tabs>
        <w:tab w:pos="8300" w:val="right" w:leader="dot"/>
      </w:tabs>
      <w:spacing w:line="360" w:lineRule="auto" w:before="0" w:after="0"/>
      <w:ind w:left="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2">
    <w:name w:val="toc 2"/>
    <w:basedOn w:val="Normal"/>
    <w:qFormat/>
    <w:pPr>
      <w:tabs>
        <w:tab w:pos="8300" w:val="right" w:leader="dot"/>
      </w:tabs>
      <w:spacing w:line="360" w:lineRule="auto" w:before="0" w:after="0"/>
      <w:ind w:left="48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3">
    <w:name w:val="toc 3"/>
    <w:basedOn w:val="Normal"/>
    <w:qFormat/>
    <w:pPr>
      <w:tabs>
        <w:tab w:pos="8300" w:val="right" w:leader="dot"/>
      </w:tabs>
      <w:spacing w:line="360" w:lineRule="auto" w:before="0" w:after="0"/>
      <w:ind w:left="96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enderHeader">
    <w:name w:val="Tender Header"/>
    <w:basedOn w:val="Normal"/>
    <w:pPr>
      <w:spacing w:line="240" w:lineRule="auto"/>
      <w:jc w:val="center"/>
    </w:pPr>
    <w:rPr>
      <w:rFonts w:ascii="Times New Roman" w:hAnsi="Times New Roman" w:eastAsia="宋体" w:cs="Times New Roman"/>
      <w:sz w:val="18"/>
    </w:rPr>
  </w:style>
  <w:style w:type="paragraph" w:styleId="4">
    <w:name w:val="heading 3 2"/>
    <w:basedOn w:val="1"/>
    <w:next w:val="1"/>
    <w:link w:val="54"/>
    <w:qFormat/>
    <w:uiPriority w:val="9"/>
    <w:pPr>
      <w:keepNext/>
      <w:keepLines/>
      <w:spacing w:before="260" w:after="260" w:line="416" w:lineRule="auto"/>
      <w:outlineLvl w:val="2"/>
    </w:pPr>
    <w:rPr>
      <w:rFonts w:cs="Times New Roman"/>
      <w:b/>
      <w:bCs/>
      <w:sz w:val="32"/>
      <w:szCs w:val="32"/>
    </w:rPr>
  </w:style>
  <w:style w:type="table" w:styleId="42">
    <w:name w:val="Normal Table 2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Style w:val="42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4">
    <w:name w:val="标题 3 Char"/>
    <w:link w:val="4"/>
    <w:uiPriority w:val="9"/>
    <w:rPr>
      <w:b/>
      <w:bCs/>
      <w:kern w:val="2"/>
      <w:sz w:val="32"/>
      <w:szCs w:val="32"/>
    </w:rPr>
  </w:style>
  <w:style w:type="paragraph" w:styleId="1">
    <w:name w:val="Normal 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