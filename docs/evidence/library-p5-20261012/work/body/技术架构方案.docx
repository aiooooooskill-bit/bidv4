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技术架构方案</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94"/>
        <w:gridCol w:w="1701"/>
        <w:gridCol w:w="1701"/>
        <w:gridCol w:w="1701"/>
        <w:gridCol w:w="1701"/>
      </w:tblGrid>
      <w:tr>
        <w:tc>
          <w:tcPr>
            <w:tcW w:type="dxa" w:w="1494"/>
            <w:shd w:val="clear" w:color="auto" w:fill="D9D9D9"/>
          </w:tcPr>
          <w:p>
            <w:pPr>
              <w:jc w:val="center"/>
            </w:pPr>
            <w:r>
              <w:rPr>
                <w:b/>
              </w:rPr>
              <w:t>应用层</w:t>
            </w:r>
          </w:p>
        </w:tc>
        <w:tc>
          <w:tcPr>
            <w:tcW w:type="dxa" w:w="1701"/>
            <w:shd w:val="clear" w:color="auto" w:fill="F2F2F2"/>
          </w:tcPr>
          <w:p>
            <w:pPr>
              <w:jc w:val="center"/>
            </w:pPr>
            <w:r>
              <w:t>外部数据查询接口</w:t>
            </w:r>
          </w:p>
        </w:tc>
        <w:tc>
          <w:tcPr>
            <w:tcW w:type="dxa" w:w="1701"/>
            <w:shd w:val="clear" w:color="auto" w:fill="F2F2F2"/>
          </w:tcPr>
          <w:p>
            <w:pPr>
              <w:jc w:val="center"/>
            </w:pPr>
            <w:r>
              <w:t>结果订阅与推送</w:t>
            </w:r>
          </w:p>
        </w:tc>
        <w:tc>
          <w:tcPr>
            <w:tcW w:type="dxa" w:w="1701"/>
            <w:shd w:val="clear" w:color="auto" w:fill="F2F2F2"/>
          </w:tcPr>
          <w:p>
            <w:pPr>
              <w:jc w:val="center"/>
            </w:pPr>
            <w:r>
              <w:t>监控告警面板</w:t>
            </w:r>
          </w:p>
        </w:tc>
        <w:tc>
          <w:tcPr>
            <w:tcW w:type="dxa" w:w="1701"/>
            <w:shd w:val="clear" w:color="auto" w:fill="F2F2F2"/>
          </w:tcPr>
          <w:p>
            <w:pPr>
              <w:jc w:val="center"/>
            </w:pPr>
            <w:r>
              <w:t>培训与文档门户</w:t>
            </w:r>
          </w:p>
        </w:tc>
      </w:tr>
      <w:tr>
        <w:tc>
          <w:tcPr>
            <w:tcW w:type="dxa" w:w="1494"/>
          </w:tcPr>
          <w:p>
            <w:ins w:id="59" w:author="灵燕智能" w:date="2026-10-12T17:07:58Z">
              <w:r>
                <w:t xml:space="preserve">层间调用</w:t>
              </w:r>
            </w:ins>
          </w:p>
        </w:tc>
        <w:tc>
          <w:tcPr>
            <w:tcW w:type="dxa" w:w="1701"/>
          </w:tcPr>
          <w:p/>
        </w:tc>
        <w:tc>
          <w:tcPr>
            <w:tcW w:type="dxa" w:w="1701"/>
          </w:tcPr>
          <w:p>
            <w:pPr>
              <w:jc w:val="center"/>
            </w:pPr>
            <w:del w:id="47" w:author="灵燕智能" w:date="2026-10-12T17:07:19Z">
              <w:r>
                <w:delText>↓</w:delText>
              </w:r>
            </w:del>
            <w:ins w:id="48" w:author="灵燕智能" w:date="2026-10-12T17:07:19Z">
              <w:r>
                <w:t xml:space="preserve">（层间调用）</w:t>
              </w:r>
            </w:ins>
          </w:p>
        </w:tc>
        <w:tc>
          <w:tcPr>
            <w:tcW w:type="dxa" w:w="1701"/>
          </w:tcPr>
          <w:p/>
        </w:tc>
        <w:tc>
          <w:tcPr>
            <w:tcW w:type="dxa" w:w="1701"/>
          </w:tcPr>
          <w:p/>
        </w:tc>
      </w:tr>
      <w:tr>
        <w:tc>
          <w:tcPr>
            <w:tcW w:type="dxa" w:w="1494"/>
            <w:shd w:val="clear" w:color="auto" w:fill="D9D9D9"/>
          </w:tcPr>
          <w:p>
            <w:pPr>
              <w:jc w:val="center"/>
            </w:pPr>
            <w:r>
              <w:rPr>
                <w:b/>
              </w:rPr>
              <w:t>服务层（双服务器热备）</w:t>
            </w:r>
          </w:p>
        </w:tc>
        <w:tc>
          <w:tcPr>
            <w:tcW w:type="dxa" w:w="1701"/>
            <w:shd w:val="clear" w:color="auto" w:fill="F2F2F2"/>
          </w:tcPr>
          <w:p>
            <w:pPr>
              <w:jc w:val="center"/>
            </w:pPr>
            <w:r>
              <w:t>数据接收服务</w:t>
            </w:r>
          </w:p>
        </w:tc>
        <w:tc>
          <w:tcPr>
            <w:tcW w:type="dxa" w:w="1701"/>
            <w:shd w:val="clear" w:color="auto" w:fill="F2F2F2"/>
          </w:tcPr>
          <w:p>
            <w:pPr>
              <w:jc w:val="center"/>
            </w:pPr>
            <w:r>
              <w:t>认证与权限服务</w:t>
            </w:r>
          </w:p>
        </w:tc>
        <w:tc>
          <w:tcPr>
            <w:tcW w:type="dxa" w:w="1701"/>
            <w:shd w:val="clear" w:color="auto" w:fill="F2F2F2"/>
          </w:tcPr>
          <w:p>
            <w:pPr>
              <w:jc w:val="center"/>
            </w:pPr>
            <w:r>
              <w:t>加密加签服务</w:t>
            </w:r>
          </w:p>
        </w:tc>
        <w:tc>
          <w:tcPr>
            <w:tcW w:type="dxa" w:w="1701"/>
            <w:shd w:val="clear" w:color="auto" w:fill="F2F2F2"/>
          </w:tcPr>
          <w:p>
            <w:pPr>
              <w:jc w:val="center"/>
            </w:pPr>
            <w:r>
              <w:t>质量校验服务</w:t>
            </w:r>
          </w:p>
        </w:tc>
      </w:tr>
      <w:tr>
        <w:tc>
          <w:tcPr>
            <w:tcW w:type="dxa" w:w="1494"/>
          </w:tcPr>
          <w:p>
            <w:ins w:id="60" w:author="灵燕智能" w:date="2026-10-12T17:07:58Z">
              <w:r>
                <w:t xml:space="preserve">层间调用</w:t>
              </w:r>
            </w:ins>
          </w:p>
        </w:tc>
        <w:tc>
          <w:tcPr>
            <w:tcW w:type="dxa" w:w="1701"/>
          </w:tcPr>
          <w:p/>
        </w:tc>
        <w:tc>
          <w:tcPr>
            <w:tcW w:type="dxa" w:w="1701"/>
          </w:tcPr>
          <w:p>
            <w:pPr>
              <w:jc w:val="center"/>
            </w:pPr>
            <w:del w:id="49" w:author="灵燕智能" w:date="2026-10-12T17:07:19Z">
              <w:r>
                <w:delText>↓</w:delText>
              </w:r>
            </w:del>
            <w:ins w:id="50" w:author="灵燕智能" w:date="2026-10-12T17:07:19Z">
              <w:r>
                <w:t xml:space="preserve">（层间调用）</w:t>
              </w:r>
            </w:ins>
          </w:p>
        </w:tc>
        <w:tc>
          <w:tcPr>
            <w:tcW w:type="dxa" w:w="1701"/>
          </w:tcPr>
          <w:p/>
        </w:tc>
        <w:tc>
          <w:tcPr>
            <w:tcW w:type="dxa" w:w="1701"/>
          </w:tcPr>
          <w:p/>
        </w:tc>
      </w:tr>
      <w:tr>
        <w:tc>
          <w:tcPr>
            <w:tcW w:type="dxa" w:w="1494"/>
            <w:shd w:val="clear" w:color="auto" w:fill="D9D9D9"/>
          </w:tcPr>
          <w:p>
            <w:pPr>
              <w:jc w:val="center"/>
            </w:pPr>
            <w:r>
              <w:rPr>
                <w:b/>
              </w:rPr>
              <w:t>数据层</w:t>
            </w:r>
          </w:p>
        </w:tc>
        <w:tc>
          <w:tcPr>
            <w:tcW w:type="dxa" w:w="1701"/>
            <w:shd w:val="clear" w:color="auto" w:fill="F2F2F2"/>
          </w:tcPr>
          <w:p>
            <w:pPr>
              <w:jc w:val="center"/>
            </w:pPr>
            <w:r>
              <w:t>数据库服务器（双机热备）</w:t>
            </w:r>
          </w:p>
        </w:tc>
        <w:tc>
          <w:tcPr>
            <w:tcW w:type="dxa" w:w="1701"/>
            <w:shd w:val="clear" w:color="auto" w:fill="F2F2F2"/>
          </w:tcPr>
          <w:p>
            <w:pPr>
              <w:jc w:val="center"/>
            </w:pPr>
            <w:r>
              <w:t>多级缓存（进程内、Redis、MongoDB）</w:t>
            </w:r>
          </w:p>
        </w:tc>
        <w:tc>
          <w:tcPr>
            <w:tcW w:type="dxa" w:w="1701"/>
            <w:shd w:val="clear" w:color="auto" w:fill="F2F2F2"/>
          </w:tcPr>
          <w:p>
            <w:pPr>
              <w:jc w:val="center"/>
            </w:pPr>
            <w:r>
              <w:t>分布式存储与异地灾备</w:t>
            </w:r>
          </w:p>
        </w:tc>
        <w:tc>
          <w:tcPr>
            <w:tcW w:type="dxa" w:w="1701"/>
          </w:tcPr>
          <w:p/>
        </w:tc>
      </w:tr>
      <w:tr>
        <w:tc>
          <w:tcPr>
            <w:tcW w:type="dxa" w:w="1494"/>
          </w:tcPr>
          <w:p>
            <w:ins w:id="61" w:author="灵燕智能" w:date="2026-10-12T17:07:58Z">
              <w:r>
                <w:t xml:space="preserve">层间调用</w:t>
              </w:r>
            </w:ins>
          </w:p>
        </w:tc>
        <w:tc>
          <w:tcPr>
            <w:tcW w:type="dxa" w:w="1701"/>
          </w:tcPr>
          <w:p/>
        </w:tc>
        <w:tc>
          <w:tcPr>
            <w:tcW w:type="dxa" w:w="1701"/>
          </w:tcPr>
          <w:p>
            <w:pPr>
              <w:jc w:val="center"/>
            </w:pPr>
            <w:del w:id="51" w:author="灵燕智能" w:date="2026-10-12T17:07:19Z">
              <w:r>
                <w:delText>↓</w:delText>
              </w:r>
            </w:del>
            <w:ins w:id="52" w:author="灵燕智能" w:date="2026-10-12T17:07:19Z">
              <w:r>
                <w:t xml:space="preserve">（层间调用）</w:t>
              </w:r>
            </w:ins>
          </w:p>
        </w:tc>
        <w:tc>
          <w:tcPr>
            <w:tcW w:type="dxa" w:w="1701"/>
          </w:tcPr>
          <w:p/>
        </w:tc>
        <w:tc>
          <w:tcPr>
            <w:tcW w:type="dxa" w:w="1701"/>
          </w:tcPr>
          <w:p/>
        </w:tc>
      </w:tr>
      <w:tr>
        <w:tc>
          <w:tcPr>
            <w:tcW w:type="dxa" w:w="1494"/>
            <w:shd w:val="clear" w:color="auto" w:fill="D9D9D9"/>
          </w:tcPr>
          <w:p>
            <w:pPr>
              <w:jc w:val="center"/>
            </w:pPr>
            <w:r>
              <w:rPr>
                <w:b/>
              </w:rPr>
              <w:t>基础设施层</w:t>
            </w:r>
          </w:p>
        </w:tc>
        <w:tc>
          <w:tcPr>
            <w:tcW w:type="dxa" w:w="1701"/>
            <w:shd w:val="clear" w:color="auto" w:fill="F2F2F2"/>
          </w:tcPr>
          <w:p>
            <w:pPr>
              <w:jc w:val="center"/>
            </w:pPr>
            <w:r>
              <w:t>高性能服务器</w:t>
            </w:r>
          </w:p>
        </w:tc>
        <w:tc>
          <w:tcPr>
            <w:tcW w:type="dxa" w:w="1701"/>
            <w:shd w:val="clear" w:color="auto" w:fill="F2F2F2"/>
          </w:tcPr>
          <w:p>
            <w:pPr>
              <w:jc w:val="center"/>
            </w:pPr>
            <w:r>
              <w:t>光纤主干网络（专线/VPN加密）</w:t>
            </w:r>
          </w:p>
        </w:tc>
        <w:tc>
          <w:tcPr>
            <w:tcW w:type="dxa" w:w="1701"/>
            <w:shd w:val="clear" w:color="auto" w:fill="F2F2F2"/>
          </w:tcPr>
          <w:p>
            <w:pPr>
              <w:jc w:val="center"/>
            </w:pPr>
            <w:r>
              <w:t>监控工具集</w:t>
            </w:r>
          </w:p>
        </w:tc>
        <w:tc>
          <w:tcPr>
            <w:tcW w:type="dxa" w:w="1701"/>
            <w:shd w:val="clear" w:color="auto" w:fill="F2F2F2"/>
          </w:tcPr>
          <w:p>
            <w:pPr>
              <w:jc w:val="center"/>
            </w:pPr>
            <w:r>
              <w:t>堡垒机与审计</w:t>
            </w:r>
          </w:p>
        </w:tc>
      </w:tr>
      <w:tr>
        <w:tc>
          <w:tcPr>
            <w:tcW w:type="dxa" w:w="1494"/>
          </w:tcPr>
          <w:p>
            <w:ins w:id="62" w:author="灵燕智能" w:date="2026-10-12T17:07:58Z">
              <w:r>
                <w:t xml:space="preserve">层间调用</w:t>
              </w:r>
            </w:ins>
          </w:p>
        </w:tc>
        <w:tc>
          <w:tcPr>
            <w:tcW w:type="dxa" w:w="1701"/>
          </w:tcPr>
          <w:p/>
        </w:tc>
        <w:tc>
          <w:tcPr>
            <w:tcW w:type="dxa" w:w="1701"/>
          </w:tcPr>
          <w:p>
            <w:pPr>
              <w:jc w:val="center"/>
            </w:pPr>
            <w:del w:id="53" w:author="灵燕智能" w:date="2026-10-12T17:07:19Z">
              <w:r>
                <w:delText>↓</w:delText>
              </w:r>
            </w:del>
            <w:ins w:id="54" w:author="灵燕智能" w:date="2026-10-12T17:07:19Z">
              <w:r>
                <w:t xml:space="preserve">（层间调用）</w:t>
              </w:r>
            </w:ins>
          </w:p>
        </w:tc>
        <w:tc>
          <w:tcPr>
            <w:tcW w:type="dxa" w:w="1701"/>
          </w:tcPr>
          <w:p/>
        </w:tc>
        <w:tc>
          <w:tcPr>
            <w:tcW w:type="dxa" w:w="1701"/>
          </w:tcPr>
          <w:p/>
        </w:tc>
      </w:tr>
      <w:tr>
        <w:tc>
          <w:tcPr>
            <w:tcW w:type="dxa" w:w="1494"/>
            <w:shd w:val="clear" w:color="auto" w:fill="D9D9D9"/>
          </w:tcPr>
          <w:p>
            <w:pPr>
              <w:jc w:val="center"/>
            </w:pPr>
            <w:r>
              <w:rPr>
                <w:b/>
              </w:rPr>
              <w:t>安全合规层（横切）</w:t>
            </w:r>
          </w:p>
        </w:tc>
        <w:tc>
          <w:tcPr>
            <w:tcW w:type="dxa" w:w="1701"/>
            <w:shd w:val="clear" w:color="auto" w:fill="F2F2F2"/>
          </w:tcPr>
          <w:p>
            <w:pPr>
              <w:jc w:val="center"/>
            </w:pPr>
            <w:r>
              <w:t>国密SM2/SM4加密与加签验签</w:t>
            </w:r>
          </w:p>
        </w:tc>
        <w:tc>
          <w:tcPr>
            <w:tcW w:type="dxa" w:w="1701"/>
            <w:shd w:val="clear" w:color="auto" w:fill="F2F2F2"/>
          </w:tcPr>
          <w:p>
            <w:pPr>
              <w:jc w:val="center"/>
            </w:pPr>
            <w:r>
              <w:t>数据分类分级与脱敏</w:t>
            </w:r>
          </w:p>
        </w:tc>
        <w:tc>
          <w:tcPr>
            <w:tcW w:type="dxa" w:w="1701"/>
            <w:shd w:val="clear" w:color="auto" w:fill="F2F2F2"/>
          </w:tcPr>
          <w:p>
            <w:pPr>
              <w:jc w:val="center"/>
            </w:pPr>
            <w:r>
              <w:t>IP白名单与MAC绑定</w:t>
            </w:r>
          </w:p>
        </w:tc>
        <w:tc>
          <w:tcPr>
            <w:tcW w:type="dxa" w:w="1701"/>
            <w:shd w:val="clear" w:color="auto" w:fill="F2F2F2"/>
          </w:tcPr>
          <w:p>
            <w:pPr>
              <w:jc w:val="center"/>
            </w:pPr>
            <w:r>
              <w:t>漏洞闭环管理</w:t>
            </w:r>
          </w:p>
        </w:tc>
      </w:tr>
    </w:tbl>
    <w:p>
      <w:pPr>
        <w:pStyle w:val="TenderCaption"/>
        <w:jc w:val="center"/>
      </w:pPr>
      <w:r>
        <w:t>整体技术架构分层</w:t>
      </w:r>
    </w:p>
    <w:p w14:paraId="33304239">
      <w:pPr>
        <w:pStyle w:val="7"/>
        <w:bidi w:val="0"/>
        <w:ind w:left="864" w:leftChars="0" w:hanging="864" w:firstLineChars="0"/>
      </w:pPr>
      <w:r>
        <w:rPr>
          <w:rFonts w:hint="eastAsia"/>
        </w:rPr>
        <w:t>高性能系统保证数据质量</w:t>
      </w:r>
    </w:p>
    <w:p w14:paraId="5D694C7D">
      <w:pPr>
        <w:pStyle w:val="8"/>
        <w:bidi w:val="0"/>
        <w:ind w:left="1008" w:leftChars="0" w:hanging="1008" w:firstLineChars="0"/>
      </w:pPr>
      <w:r>
        <w:rPr>
          <w:rFonts w:hint="eastAsia"/>
        </w:rPr>
        <w:t>系统性能指标</w:t>
      </w:r>
    </w:p>
    <w:p w14:paraId="2BA831B3">
      <w:pPr>
        <w:pStyle w:val="TenderBody"/>
      </w:pPr>
      <w:r>
        <w:rPr>
          <w:rFonts w:hint="eastAsia"/>
        </w:rPr>
        <w:t>产品的设计目标是无论同时有多少用户在线，都能在每天的任何时间提供极致性能。</w:t>
      </w:r>
    </w:p>
    <w:p w14:paraId="6E877525">
      <w:pPr>
        <w:pStyle w:val="TenderBody"/>
        <w:numPr>
          <w:ilvl w:val="0"/>
          <w:numId w:val="10"/>
        </w:numPr>
        <w:ind w:left="900"/>
      </w:pPr>
      <w:r>
        <w:rPr>
          <w:rFonts w:hint="eastAsia"/>
        </w:rPr>
        <w:t>集群</w:t>
      </w:r>
    </w:p>
    <w:p w14:paraId="5DA5F377">
      <w:pPr>
        <w:pStyle w:val="TenderBody"/>
      </w:pPr>
      <w:r>
        <w:rPr>
          <w:rFonts w:hint="eastAsia"/>
        </w:rPr>
        <w:t>系统服务采用无状态化设计，支持水平扩容，集群部署。分散用户请求，降低单台服务器压力，有效提高服务器的访问量。中间件均采用高可用集群化部署，比如关系型数据库、Storm、Flink、HBase等。</w:t>
      </w:r>
    </w:p>
    <w:p w14:paraId="427A1324">
      <w:pPr>
        <w:pStyle w:val="TenderBody"/>
        <w:numPr>
          <w:ilvl w:val="0"/>
          <w:numId w:val="10"/>
        </w:numPr>
        <w:ind w:left="900"/>
      </w:pPr>
      <w:r>
        <w:rPr>
          <w:rFonts w:hint="eastAsia"/>
        </w:rPr>
        <w:t>硬件加速</w:t>
      </w:r>
    </w:p>
    <w:p w14:paraId="603D3008">
      <w:pPr>
        <w:pStyle w:val="TenderBody"/>
      </w:pPr>
      <w:r>
        <w:rPr>
          <w:rFonts w:hint="eastAsia"/>
        </w:rPr>
        <w:t>高性能服务器及网络加速的主要措施有：使用高性能CPU，用来提供强大的运算能力。使用GPU+FPGA，用来加速机器学习能力。使用高性能SSD，用来提高系统磁盘访问速度。使用多光纤Internet主干连接。带宽可按需扩展。针对不同的应用场景采用灵活的集成及定制，提供最佳性能。</w:t>
      </w:r>
    </w:p>
    <w:p w14:paraId="26688896">
      <w:pPr>
        <w:pStyle w:val="TenderBody"/>
        <w:numPr>
          <w:ilvl w:val="0"/>
          <w:numId w:val="10"/>
        </w:numPr>
        <w:ind w:left="900"/>
      </w:pPr>
      <w:r>
        <w:rPr>
          <w:rFonts w:hint="eastAsia"/>
        </w:rPr>
        <w:t>多级缓存加速</w:t>
      </w:r>
    </w:p>
    <w:p w14:paraId="134CA8A1">
      <w:pPr>
        <w:pStyle w:val="TenderBody"/>
      </w:pPr>
      <w:r>
        <w:t>系统通过进程内缓存，Redis缓存，MongoDB实现多级缓存，给数据库减负，提升系统整体吞吐</w:t>
      </w:r>
      <w:r>
        <w:rPr>
          <w:rFonts w:hint="eastAsia"/>
        </w:rPr>
        <w:t>量和并发能力。</w:t>
      </w:r>
    </w:p>
    <w:p w14:paraId="7EEDDC8F">
      <w:pPr>
        <w:pStyle w:val="TenderBody"/>
        <w:numPr>
          <w:ilvl w:val="0"/>
          <w:numId w:val="10"/>
        </w:numPr>
        <w:ind w:left="900"/>
      </w:pPr>
      <w:r>
        <w:rPr>
          <w:rFonts w:hint="eastAsia"/>
        </w:rPr>
        <w:t>按需弹性扩容</w:t>
      </w:r>
    </w:p>
    <w:p w14:paraId="0633635F">
      <w:pPr>
        <w:pStyle w:val="TenderBody"/>
      </w:pPr>
      <w:r>
        <w:rPr>
          <w:rFonts w:hint="eastAsia"/>
        </w:rPr>
        <w:t>利用Kubernetes和分布式架构方案能够快速的根据使用要求对系统进行弹性扩容，保证系统始终保持在最佳性能。</w:t>
      </w:r>
    </w:p>
    <w:p w14:paraId="7C77EC14">
      <w:pPr>
        <w:pStyle w:val="8"/>
        <w:bidi w:val="0"/>
        <w:ind w:left="1008" w:leftChars="0" w:hanging="1008" w:firstLineChars="0"/>
      </w:pPr>
      <w:r>
        <w:rPr>
          <w:rFonts w:hint="eastAsia"/>
        </w:rPr>
        <w:t>系统可靠性</w:t>
      </w:r>
    </w:p>
    <w:p w14:paraId="1FA8C0CA">
      <w:pPr>
        <w:pStyle w:val="TenderBody"/>
        <w:numPr>
          <w:ilvl w:val="0"/>
          <w:numId w:val="11"/>
        </w:numPr>
        <w:ind w:left="900"/>
      </w:pPr>
      <w:r>
        <w:rPr>
          <w:rFonts w:hint="eastAsia"/>
        </w:rPr>
        <w:t>容错设计技术</w:t>
      </w:r>
    </w:p>
    <w:p w14:paraId="27F8D33C">
      <w:pPr>
        <w:pStyle w:val="TenderBody"/>
      </w:pPr>
      <w:r>
        <w:rPr>
          <w:rFonts w:hint="eastAsia"/>
        </w:rPr>
        <w:t>利用N版本程序设计、防卫式程序设计组合方案进行容错设计。</w:t>
      </w:r>
    </w:p>
    <w:p w14:paraId="0FCC7413">
      <w:pPr>
        <w:pStyle w:val="TenderBody"/>
      </w:pPr>
      <w:r>
        <w:rPr>
          <w:rFonts w:hint="eastAsia"/>
        </w:rPr>
        <w:t>N版本程序设计：提供软件的多个不同版本，防止因其中某一版本的软件提供错误服务而导致系统不可用。</w:t>
      </w:r>
    </w:p>
    <w:p w14:paraId="318DB71F">
      <w:pPr>
        <w:pStyle w:val="TenderBody"/>
        <w:numPr>
          <w:ilvl w:val="0"/>
          <w:numId w:val="11"/>
        </w:numPr>
        <w:ind w:left="900"/>
      </w:pPr>
      <w:r>
        <w:rPr>
          <w:rFonts w:hint="eastAsia"/>
        </w:rPr>
        <w:t>实时错误监控</w:t>
      </w:r>
    </w:p>
    <w:p w14:paraId="24B6FF46">
      <w:pPr>
        <w:pStyle w:val="TenderBody"/>
      </w:pPr>
      <w:r>
        <w:rPr>
          <w:rFonts w:hint="eastAsia"/>
        </w:rPr>
        <w:t>实时采集并分析系统日志，在发生异常和错误时，能够及时发现并产生报警信息。维护人员快速响应并修复错误问题，提高系统错误的快速恢复能力。</w:t>
      </w:r>
    </w:p>
    <w:p w14:paraId="1B6BE032">
      <w:pPr>
        <w:pStyle w:val="TenderBody"/>
        <w:numPr>
          <w:ilvl w:val="0"/>
          <w:numId w:val="11"/>
        </w:numPr>
        <w:ind w:left="900"/>
      </w:pPr>
      <w:r>
        <w:rPr>
          <w:rFonts w:hint="eastAsia"/>
        </w:rPr>
        <w:t>降低复杂度设计</w:t>
      </w:r>
    </w:p>
    <w:p w14:paraId="1484A7BF">
      <w:pPr>
        <w:pStyle w:val="TenderBody"/>
      </w:pPr>
      <w:r>
        <w:rPr>
          <w:rFonts w:hint="eastAsia"/>
        </w:rPr>
        <w:t>利用微服务架构，降低单个服务的业务复杂度，减少因为软件复杂而引起的软件缺陷，从而提高软件可靠性。</w:t>
      </w:r>
    </w:p>
    <w:p w14:paraId="40240C19">
      <w:pPr>
        <w:pStyle w:val="8"/>
        <w:bidi w:val="0"/>
        <w:ind w:left="1008" w:leftChars="0" w:hanging="1008" w:firstLineChars="0"/>
      </w:pPr>
      <w:r>
        <w:rPr>
          <w:rFonts w:hint="eastAsia"/>
        </w:rPr>
        <w:t>系统可用性</w:t>
      </w:r>
    </w:p>
    <w:p w14:paraId="41F10063">
      <w:pPr>
        <w:pStyle w:val="TenderBody"/>
        <w:ind w:firstLine="482"/>
        <w:rPr>
          <w:b/>
          <w:bCs/>
        </w:rPr>
      </w:pPr>
      <w:r>
        <w:rPr>
          <w:rFonts w:hint="eastAsia"/>
          <w:b/>
          <w:bCs/>
        </w:rPr>
        <w:t>分布式系统架构</w:t>
      </w:r>
    </w:p>
    <w:p w14:paraId="55A89F9E">
      <w:pPr>
        <w:pStyle w:val="TenderBody"/>
      </w:pPr>
      <w:r>
        <w:rPr>
          <w:rFonts w:hint="eastAsia"/>
        </w:rPr>
        <w:t>采用分布式系统架构，所有服务均采用异地多节点部署，避免产生单点故障问题。当部分节点暂时发生故障时，系统会主动发现并屏蔽故障节点，利用冗余节点保证系统整体的高可用性。</w:t>
      </w:r>
    </w:p>
    <w:p w14:paraId="41005F71">
      <w:pPr>
        <w:pStyle w:val="TenderBody"/>
        <w:ind w:firstLine="482"/>
        <w:rPr>
          <w:b/>
          <w:bCs/>
        </w:rPr>
      </w:pPr>
      <w:r>
        <w:rPr>
          <w:rFonts w:hint="eastAsia"/>
          <w:b/>
          <w:bCs/>
        </w:rPr>
        <w:t>高可用冗余设计</w:t>
      </w:r>
    </w:p>
    <w:p w14:paraId="465A533C">
      <w:pPr>
        <w:pStyle w:val="TenderBody"/>
      </w:pPr>
      <w:del w:id="27" w:author="灵燕智能" w:date="2026-10-12T17:03:58Z">
        <w:r>
          <w:rPr>
            <w:rFonts w:hint="eastAsia"/>
          </w:rPr>
          <w:delText xml:space="preserve">iFinD整体高可用架构方案设计，以高可用性和高稳定性为要求</w:delText>
        </w:r>
      </w:del>
      <w:ins w:id="28" w:author="灵燕智能" w:date="2026-10-12T17:03:58Z">
        <w:r>
          <w:rPr>
            <w:rFonts w:hint="eastAsia"/>
          </w:rPr>
          <w:t xml:space="preserve">本方案整体高可用架构设计，以高可用性和高稳定性为要求</w:t>
        </w:r>
      </w:ins>
      <w:r>
        <w:rPr>
          <w:rFonts w:hint="eastAsia"/>
        </w:rPr>
        <w:t xml:space="preserve">，从硬件到服务均采用冗余设计。所有服务均异地多节点部署，无单点故障。部署冗余的机房配电、机房网络、服务器组件、冷却、UPS等。</w:t>
      </w:r>
    </w:p>
    <w:p w14:paraId="1237EED4">
      <w:pPr>
        <w:pStyle w:val="TenderBody"/>
        <w:ind w:firstLine="482"/>
        <w:rPr>
          <w:b/>
          <w:bCs/>
        </w:rPr>
      </w:pPr>
      <w:r>
        <w:rPr>
          <w:rFonts w:hint="eastAsia"/>
          <w:b/>
          <w:bCs/>
        </w:rPr>
        <w:t>数据分布式高可用</w:t>
      </w:r>
    </w:p>
    <w:p w14:paraId="06D2002E">
      <w:pPr>
        <w:pStyle w:val="TenderBody"/>
      </w:pPr>
      <w:r>
        <w:rPr>
          <w:rFonts w:hint="eastAsia"/>
        </w:rPr>
        <w:t>数据库存储采用分布式存储，双机热备，多机房异地灾备等组合方案，保证数据的冗余和服务的高可用。</w:t>
      </w:r>
    </w:p>
    <w:p w14:paraId="415D8AED">
      <w:pPr>
        <w:pStyle w:val="TenderBody"/>
        <w:ind w:firstLine="482"/>
        <w:rPr>
          <w:b/>
          <w:bCs/>
        </w:rPr>
      </w:pPr>
      <w:r>
        <w:rPr>
          <w:rFonts w:hint="eastAsia"/>
          <w:b/>
          <w:bCs/>
        </w:rPr>
        <w:t>高可用服务保障</w:t>
      </w:r>
    </w:p>
    <w:p w14:paraId="3CA77200">
      <w:pPr>
        <w:pStyle w:val="TenderBody"/>
      </w:pPr>
      <w:r>
        <w:rPr>
          <w:rFonts w:hint="eastAsia"/>
        </w:rPr>
        <w:t>利用多种系统监控工具：zabbix、nagios、grafana、netdata、promethus、ganglia，分别进行硬件基础设施监控，线上服务能力监控，线上请求监控，反爬监控，配合服务报警系统和日志分析系统，快速响应线上各类报警和异常。</w:t>
      </w:r>
    </w:p>
    <w:p w14:paraId="7ECD43E9">
      <w:pPr>
        <w:pStyle w:val="TenderBody"/>
        <w:ind w:firstLine="482"/>
        <w:rPr>
          <w:b/>
          <w:bCs/>
        </w:rPr>
      </w:pPr>
      <w:r>
        <w:rPr>
          <w:rFonts w:hint="eastAsia"/>
          <w:b/>
          <w:bCs/>
        </w:rPr>
        <w:t>高可用服务降级</w:t>
      </w:r>
    </w:p>
    <w:p w14:paraId="23B340A6">
      <w:pPr>
        <w:pStyle w:val="TenderBody"/>
      </w:pPr>
      <w:r>
        <w:rPr>
          <w:rFonts w:hint="eastAsia"/>
        </w:rPr>
        <w:t>当服务器压力剧增的情况下，根据实际业务情况及流量，进行服务降级处理，保证重要或基本服务正常运行，非重要服务延迟使用或暂停使用。</w:t>
      </w:r>
    </w:p>
    <w:p w14:paraId="2EC3F5A6">
      <w:pPr>
        <w:pStyle w:val="8"/>
        <w:bidi w:val="0"/>
        <w:ind w:left="1008" w:leftChars="0" w:hanging="1008" w:firstLineChars="0"/>
      </w:pPr>
      <w:r>
        <w:rPr>
          <w:rFonts w:hint="eastAsia"/>
        </w:rPr>
        <w:t>系统安全性</w:t>
      </w:r>
    </w:p>
    <w:p w14:paraId="2EB3B6E0">
      <w:pPr>
        <w:pStyle w:val="TenderBody"/>
        <w:ind w:firstLine="482"/>
        <w:rPr>
          <w:b/>
          <w:bCs/>
        </w:rPr>
      </w:pPr>
      <w:r>
        <w:rPr>
          <w:rFonts w:hint="eastAsia"/>
          <w:b/>
          <w:bCs/>
        </w:rPr>
        <w:t>安全规范体系</w:t>
      </w:r>
    </w:p>
    <w:p w14:paraId="3F7B737C">
      <w:pPr>
        <w:pStyle w:val="TenderBody"/>
      </w:pPr>
      <w:r>
        <w:rPr>
          <w:rFonts w:hint="eastAsia"/>
        </w:rPr>
        <w:t xml:space="preserve">根据《中华人民共和国网络安全法》要求，结合信息安全等级保护和公司安全实践经验，建立了规范的安全体系。建立统一的漏洞管理流程，实现漏洞的发现、确认、处理、验证、复盘、关闭等闭环管理，并进行持续优化，</w:t>
      </w:r>
      <w:del w:id="25" w:author="灵燕智能" w:date="2026-10-12T17:03:58Z">
        <w:r>
          <w:rPr>
            <w:rFonts w:hint="eastAsia"/>
          </w:rPr>
          <w:delText xml:space="preserve">保障iFinD产品的安全运行。</w:delText>
        </w:r>
      </w:del>
      <w:ins w:id="26" w:author="灵燕智能" w:date="2026-10-12T17:03:58Z">
        <w:r>
          <w:rPr>
            <w:rFonts w:hint="eastAsia"/>
          </w:rPr>
          <w:t xml:space="preserve">保障本项目的安全运行。</w:t>
        </w:r>
      </w:ins>
    </w:p>
    <w:p w14:paraId="7E0A3A27">
      <w:pPr>
        <w:pStyle w:val="TenderBody"/>
        <w:ind w:firstLine="482"/>
        <w:rPr>
          <w:b/>
          <w:bCs/>
        </w:rPr>
      </w:pPr>
      <w:r>
        <w:rPr>
          <w:rFonts w:hint="eastAsia"/>
          <w:b/>
          <w:bCs/>
        </w:rPr>
        <w:t>信息安全部</w:t>
      </w:r>
    </w:p>
    <w:p w14:paraId="6965EFC3">
      <w:pPr>
        <w:pStyle w:val="TenderBody"/>
      </w:pPr>
      <w:r>
        <w:rPr>
          <w:rFonts w:hint="eastAsia"/>
        </w:rPr>
        <w:t>有专业的信息安全部，对系统进行安全管理。定期对系统进行安全检查和风险分析，提出相应的对策。</w:t>
      </w:r>
    </w:p>
    <w:p w14:paraId="06AC06F3">
      <w:pPr>
        <w:pStyle w:val="TenderBody"/>
        <w:ind w:firstLine="482"/>
        <w:rPr>
          <w:b/>
          <w:bCs/>
        </w:rPr>
      </w:pPr>
      <w:r>
        <w:rPr>
          <w:rFonts w:hint="eastAsia"/>
          <w:b/>
          <w:bCs/>
        </w:rPr>
        <w:t>客户端安全</w:t>
      </w:r>
    </w:p>
    <w:p w14:paraId="10935C77">
      <w:pPr>
        <w:pStyle w:val="TenderBody"/>
      </w:pPr>
      <w:r>
        <w:rPr>
          <w:rFonts w:hint="eastAsia"/>
        </w:rPr>
        <w:t xml:space="preserve">客户端完整性：在客户端发布前，通过重新编译、加壳保护、证书验签等安全加固措施，</w:t>
      </w:r>
      <w:del w:id="23" w:author="灵燕智能" w:date="2026-10-12T17:03:58Z">
        <w:r>
          <w:rPr>
            <w:rFonts w:hint="eastAsia"/>
          </w:rPr>
          <w:delText xml:space="preserve">保障iFinD客户端安全性和完整性，防止非法破解和篡改。</w:delText>
        </w:r>
      </w:del>
      <w:ins w:id="24" w:author="灵燕智能" w:date="2026-10-12T17:03:58Z">
        <w:r>
          <w:rPr>
            <w:rFonts w:hint="eastAsia"/>
          </w:rPr>
          <w:t xml:space="preserve">保障客户端安全性和完整性，防止非法破解和篡改。</w:t>
        </w:r>
      </w:ins>
    </w:p>
    <w:p w14:paraId="004EFFF3">
      <w:pPr>
        <w:pStyle w:val="TenderBody"/>
      </w:pPr>
      <w:r>
        <w:rPr>
          <w:rFonts w:hint="eastAsia"/>
        </w:rPr>
        <w:t>密码机制：基于密钥机制的用户身份认证，密钥使用过程中通过非对称加密算法加密，防止侦听截获。密钥验证有监控策略，防止猜测攻击。会话具有完善的过期策略，防止重放攻击。</w:t>
      </w:r>
    </w:p>
    <w:p w14:paraId="71BDC206">
      <w:pPr>
        <w:pStyle w:val="TenderBody"/>
      </w:pPr>
      <w:del w:id="21" w:author="灵燕智能" w:date="2026-10-12T17:03:58Z">
        <w:r>
          <w:rPr>
            <w:rFonts w:hint="eastAsia"/>
          </w:rPr>
          <w:delText>风险识别系统：风险识别系统针对登录、注册画像，结合同花顺全平台大数据识别异常行为。</w:delText>
        </w:r>
      </w:del>
      <w:ins w:id="22" w:author="灵燕智能" w:date="2026-10-12T17:03:58Z">
        <w:r>
          <w:rPr>
            <w:rFonts w:hint="eastAsia"/>
          </w:rPr>
          <w:t xml:space="preserve">风险识别系统：风险识别系统针对登录、注册画像，结合我方全平台大数据识别异常行为。</w:t>
        </w:r>
      </w:ins>
    </w:p>
    <w:p w14:paraId="17C95B97">
      <w:pPr>
        <w:pStyle w:val="TenderBody"/>
        <w:ind w:firstLine="482"/>
        <w:rPr>
          <w:b/>
          <w:bCs/>
        </w:rPr>
      </w:pPr>
      <w:r>
        <w:rPr>
          <w:rFonts w:hint="eastAsia"/>
          <w:b/>
          <w:bCs/>
        </w:rPr>
        <w:t>服务端安全</w:t>
      </w:r>
    </w:p>
    <w:p w14:paraId="22CB7803">
      <w:pPr>
        <w:pStyle w:val="TenderBody"/>
      </w:pPr>
      <w:r>
        <w:rPr>
          <w:rFonts w:hint="eastAsia"/>
        </w:rPr>
        <w:t>开发人员需要按照安全开发规范进行开发，确保系统能够抵御常见的Web攻击，如XSS、CSRF、SQL注入等。同时，通过使用安全扫描工具对服务进行扫描，确保服务不存在安全漏洞。</w:t>
      </w:r>
    </w:p>
    <w:p w14:paraId="72C7E1DB">
      <w:pPr>
        <w:pStyle w:val="TenderBody"/>
        <w:ind w:firstLine="482"/>
        <w:rPr>
          <w:b/>
          <w:bCs/>
        </w:rPr>
      </w:pPr>
      <w:r>
        <w:rPr>
          <w:rFonts w:hint="eastAsia"/>
          <w:b/>
          <w:bCs/>
        </w:rPr>
        <w:t>传输安全</w:t>
      </w:r>
    </w:p>
    <w:p w14:paraId="7930756F">
      <w:pPr>
        <w:pStyle w:val="TenderBody"/>
      </w:pPr>
      <w:r>
        <w:rPr>
          <w:rFonts w:hint="eastAsia"/>
        </w:rPr>
        <w:t xml:space="preserve">敏感信息加密传输。</w:t>
      </w:r>
      <w:del w:id="19" w:author="灵燕智能" w:date="2026-10-12T17:03:58Z">
        <w:r>
          <w:rPr>
            <w:rFonts w:hint="eastAsia"/>
          </w:rPr>
          <w:delText xml:space="preserve">同花顺iFinD大金融数据终端产品可以提供专线或安全套接字（SSL），对传输过程进行加密、签名，防止窃听、篡改，以实现系统的数据传输安全。</w:delText>
        </w:r>
      </w:del>
      <w:ins w:id="20" w:author="灵燕智能" w:date="2026-10-12T17:03:58Z">
        <w:r>
          <w:rPr>
            <w:rFonts w:hint="eastAsia"/>
          </w:rPr>
          <w:t xml:space="preserve">我方产品提供专线或VPN（安全套接字SSL/TLS）对传输过程进行加密、签名，防止窃听、篡改，以实现系统的数据传输安全。</w:t>
        </w:r>
      </w:ins>
    </w:p>
    <w:p w14:paraId="53160C4C">
      <w:pPr>
        <w:pStyle w:val="TenderBody"/>
        <w:ind w:firstLine="482"/>
        <w:rPr>
          <w:b/>
          <w:bCs/>
        </w:rPr>
      </w:pPr>
      <w:r>
        <w:rPr>
          <w:rFonts w:hint="eastAsia"/>
          <w:b/>
          <w:bCs/>
        </w:rPr>
        <w:t>网络安全</w:t>
      </w:r>
    </w:p>
    <w:p w14:paraId="0FE2ABE2">
      <w:pPr>
        <w:pStyle w:val="TenderBody"/>
      </w:pPr>
      <w:r>
        <w:rPr>
          <w:rFonts w:hint="eastAsia"/>
        </w:rPr>
        <w:t>建立统一标准化的网络拓扑，并划分不同的安全区域，可以将服务隔离在内部网络环境内以提供更多的保护。</w:t>
      </w:r>
    </w:p>
    <w:p w14:paraId="05E8C2A4">
      <w:pPr>
        <w:pStyle w:val="TenderBody"/>
        <w:ind w:firstLine="482"/>
        <w:rPr>
          <w:b/>
          <w:bCs/>
        </w:rPr>
      </w:pPr>
      <w:r>
        <w:rPr>
          <w:rFonts w:hint="eastAsia"/>
          <w:b/>
          <w:bCs/>
        </w:rPr>
        <w:t>主机安全</w:t>
      </w:r>
    </w:p>
    <w:p w14:paraId="4D7FB045">
      <w:pPr>
        <w:pStyle w:val="TenderBody"/>
      </w:pPr>
      <w:r>
        <w:rPr>
          <w:rFonts w:hint="eastAsia"/>
        </w:rPr>
        <w:t>关闭不需要的服务和端口，降低漏洞发生的可能性。服务器需要通过堡垒机进行操作以及对操作进行审计记录，及时发现可能存在的问题。定期使用漏洞扫描工具进行扫描，确保系统组件安全稳定。</w:t>
      </w:r>
    </w:p>
    <w:p w14:paraId="369A24BA">
      <w:pPr>
        <w:pStyle w:val="TenderBody"/>
        <w:ind w:firstLine="482"/>
        <w:rPr>
          <w:b/>
          <w:bCs/>
        </w:rPr>
      </w:pPr>
      <w:r>
        <w:rPr>
          <w:rFonts w:hint="eastAsia"/>
          <w:b/>
          <w:bCs/>
        </w:rPr>
        <w:t>数据安全</w:t>
      </w:r>
    </w:p>
    <w:p w14:paraId="527FCF5B">
      <w:pPr>
        <w:pStyle w:val="TenderBody"/>
      </w:pPr>
      <w:r>
        <w:rPr>
          <w:rFonts w:hint="eastAsia"/>
        </w:rPr>
        <w:t>数据安全防护是指为支撑数据流动安全所提供的安全功能，包括数据分类分级、元数据管理、质量管理、数据加密、数据隔离、防泄漏、追踪溯源、数据销毁等内容。</w:t>
      </w:r>
    </w:p>
    <w:p w14:paraId="0C42C375">
      <w:pPr>
        <w:pStyle w:val="TenderBody"/>
      </w:pPr>
      <w:r>
        <w:rPr>
          <w:rFonts w:hint="eastAsia"/>
        </w:rPr>
        <w:t>制定数据安全管理规范，根据数据的特性，按照数据安全防护策略进行分类分级保护。通过对敏感数据进行脱敏、加密、隔离处理，保证数据的安全。</w:t>
      </w:r>
    </w:p>
    <w:p w14:paraId="78511A78">
      <w:pPr>
        <w:pStyle w:val="TenderBody"/>
        <w:ind w:firstLine="482"/>
        <w:rPr>
          <w:b/>
          <w:bCs/>
        </w:rPr>
      </w:pPr>
      <w:r>
        <w:rPr>
          <w:rFonts w:hint="eastAsia"/>
          <w:b/>
          <w:bCs/>
        </w:rPr>
        <w:t>隐私安全</w:t>
      </w:r>
    </w:p>
    <w:p w14:paraId="5A716BEC">
      <w:pPr>
        <w:pStyle w:val="TenderBody"/>
      </w:pPr>
      <w:r>
        <w:rPr>
          <w:rFonts w:hint="eastAsia"/>
        </w:rPr>
        <w:t>隐私保护是建立在数据安全防护基础之上的保障个人隐私权的更深层次安全要求。</w:t>
      </w:r>
    </w:p>
    <w:p w14:paraId="4C46202A">
      <w:pPr>
        <w:pStyle w:val="TenderBody"/>
      </w:pPr>
      <w:r>
        <w:rPr>
          <w:rFonts w:hint="eastAsia"/>
        </w:rPr>
        <w:t>利用去标识化、匿名化、密文计算等技术保障个人数据在处理、流程过程中不泄露个人隐私或个人不愿被外界知道的信息。</w:t>
      </w:r>
    </w:p>
    <w:p w14:paraId="394CC685">
      <w:pPr>
        <w:pStyle w:val="8"/>
        <w:bidi w:val="0"/>
        <w:ind w:left="1008" w:leftChars="0" w:hanging="1008" w:firstLineChars="0"/>
      </w:pPr>
      <w:r>
        <w:rPr>
          <w:rFonts w:hint="eastAsia"/>
        </w:rPr>
        <w:t>系统可扩展性</w:t>
      </w:r>
    </w:p>
    <w:p w14:paraId="5168BF4C">
      <w:pPr>
        <w:pStyle w:val="TenderBody"/>
        <w:ind w:firstLine="482"/>
        <w:rPr>
          <w:b/>
          <w:bCs/>
        </w:rPr>
      </w:pPr>
      <w:r>
        <w:rPr>
          <w:rFonts w:hint="eastAsia"/>
          <w:b/>
          <w:bCs/>
        </w:rPr>
        <w:t>垂直架构</w:t>
      </w:r>
    </w:p>
    <w:p w14:paraId="3A7F9E6D">
      <w:pPr>
        <w:pStyle w:val="TenderBody"/>
        <w:rPr>
          <w:rFonts w:hint="eastAsia"/>
        </w:rPr>
      </w:pPr>
      <w:r>
        <w:rPr>
          <w:rFonts w:hint="eastAsia"/>
        </w:rPr>
        <w:t>服务层面：按照应用层、中台层、基础支撑层、数据层进行分层设计，层层分离保证安全。</w:t>
      </w:r>
    </w:p>
    <w:p w14:paraId="4CED90F1">
      <w:pPr>
        <w:pStyle w:val="TenderBody"/>
        <w:ind w:firstLine="482"/>
        <w:rPr>
          <w:b/>
          <w:bCs/>
        </w:rPr>
      </w:pPr>
      <w:r>
        <w:rPr>
          <w:rFonts w:hint="eastAsia"/>
          <w:b/>
          <w:bCs/>
        </w:rPr>
        <w:t>水平扩展</w:t>
      </w:r>
    </w:p>
    <w:p w14:paraId="50DE431E">
      <w:pPr>
        <w:pStyle w:val="TenderBody"/>
      </w:pPr>
      <w:r>
        <w:rPr>
          <w:rFonts w:hint="eastAsia"/>
        </w:rPr>
        <w:t>在实际生产环境中，我们可能会遇到某个服务需要扩容的场景，也可能会遇到资源紧张或者工作负载降低需要减少服务数量的场景。利用Kubernetes容器调度平台实现服务的快速扩容能力。</w:t>
      </w:r>
    </w:p>
    <w:p w14:paraId="79C1C05E">
      <w:pPr>
        <w:pStyle w:val="TenderBody"/>
        <w:ind w:firstLine="482"/>
        <w:rPr>
          <w:b/>
          <w:bCs/>
        </w:rPr>
      </w:pPr>
      <w:r>
        <w:rPr>
          <w:rFonts w:hint="eastAsia"/>
          <w:b/>
          <w:bCs/>
        </w:rPr>
        <w:t>设计原则</w:t>
      </w:r>
    </w:p>
    <w:p w14:paraId="18FDDAA0">
      <w:pPr>
        <w:pStyle w:val="TenderBody"/>
      </w:pPr>
      <w:r>
        <w:rPr>
          <w:rFonts w:hint="eastAsia"/>
        </w:rPr>
        <w:t>系统在服务、模块、类、方法等不同层次的组件设计中，都遵循高内聚、松耦合的原则。</w:t>
      </w:r>
    </w:p>
    <w:p w14:paraId="5DB8E4FE">
      <w:pPr>
        <w:pStyle w:val="TenderBody"/>
        <w:ind w:firstLine="482"/>
        <w:rPr>
          <w:b/>
          <w:bCs/>
        </w:rPr>
      </w:pPr>
      <w:r>
        <w:rPr>
          <w:rFonts w:hint="eastAsia"/>
          <w:b/>
          <w:bCs/>
        </w:rPr>
        <w:t>模块微服务</w:t>
      </w:r>
    </w:p>
    <w:p w14:paraId="1935DF4F">
      <w:pPr>
        <w:pStyle w:val="TenderBody"/>
      </w:pPr>
      <w:r>
        <w:rPr>
          <w:rFonts w:hint="eastAsia"/>
        </w:rPr>
        <w:t>采用微服务结构设计，每个业务模块都是单独一个微服务，并通过标准接口联系在一起。每个功能在业务上独立Docker化部署，支持平滑弹性扩容。</w:t>
      </w:r>
    </w:p>
    <w:p w14:paraId="42C496EA">
      <w:pPr>
        <w:pStyle w:val="TenderBody"/>
        <w:ind w:firstLine="482"/>
        <w:rPr>
          <w:b/>
          <w:bCs/>
        </w:rPr>
      </w:pPr>
      <w:r>
        <w:rPr>
          <w:rFonts w:hint="eastAsia"/>
          <w:b/>
          <w:bCs/>
        </w:rPr>
        <w:t>功能组件化</w:t>
      </w:r>
    </w:p>
    <w:p w14:paraId="0ADE7836">
      <w:pPr>
        <w:pStyle w:val="TenderBody"/>
      </w:pPr>
      <w:r>
        <w:rPr>
          <w:rFonts w:hint="eastAsia"/>
        </w:rPr>
        <w:t>基础功能采用组件化开发，每个组件都能被独立的使用，业务方可以直接引用。提高功能组件的复用率和稳定性。</w:t>
      </w:r>
    </w:p>
    <w:p w14:paraId="13B663FF">
      <w:pPr>
        <w:pStyle w:val="TenderBody"/>
        <w:ind w:firstLine="482"/>
        <w:rPr>
          <w:b/>
          <w:bCs/>
        </w:rPr>
      </w:pPr>
      <w:r>
        <w:rPr>
          <w:rFonts w:hint="eastAsia"/>
          <w:b/>
          <w:bCs/>
        </w:rPr>
        <w:t>接口多样化</w:t>
      </w:r>
    </w:p>
    <w:p w14:paraId="5726DFD6">
      <w:pPr>
        <w:pStyle w:val="TenderBody"/>
      </w:pPr>
      <w:r>
        <w:rPr>
          <w:rFonts w:hint="eastAsia"/>
        </w:rPr>
        <w:t>接口基于HTTP协议的RESTFul风格API，数据序列化协议为JSON，通用协议及数据交换格式，语言无关，支持跨系统集成调用。</w:t>
      </w:r>
    </w:p>
    <w:p w14:paraId="09660969">
      <w:pPr>
        <w:pStyle w:val="8"/>
        <w:bidi w:val="0"/>
        <w:ind w:left="1008" w:leftChars="0" w:hanging="1008" w:firstLineChars="0"/>
      </w:pPr>
      <w:r>
        <w:rPr>
          <w:rFonts w:hint="eastAsia"/>
        </w:rPr>
        <w:t>系统灾备说明</w:t>
      </w:r>
    </w:p>
    <w:p>
      <w:pPr>
        <w:pStyle w:val="TenderBody"/>
        <w:rPr>
          <w:ins w:id="37" w:author="灵燕智能" w:date="2026-10-12T17:04:18Z"/>
        </w:rPr>
      </w:pPr>
      <w:ins w:id="38" w:author="灵燕智能" w:date="2026-10-12T17:04:18Z">
        <w:r>
          <w:t xml:space="preserve">数据采用双服务器部署，数据接收服务器与数据库服务器互为热备，单台故障时由备机自动接管，保证服务不中断；日常维护窗口安排在采购人指定时段，避免影响业务使用。接口与数据交换格式采用UTF-8编码，兼容GB-18030-2022字符集，满足采购人信息系统中文与特殊字符的处理要求。我方另提供与生产环境一致的测试环境，供采购人在正式接入前进行联调测试。</w:t>
        </w:r>
      </w:ins>
    </w:p>
    <w:p w14:paraId="7DD43398">
      <w:pPr>
        <w:pStyle w:val="5"/>
        <w:bidi w:val="0"/>
        <w:ind w:left="720" w:leftChars="0" w:hanging="720" w:firstLineChars="0"/>
        <w:rPr>
          <w:rFonts w:hint="eastAsia"/>
        </w:rPr>
      </w:pPr>
      <w:r>
        <w:rPr>
          <w:rFonts w:hint="eastAsia"/>
        </w:rPr>
        <w:t>数据部署对接方案</w:t>
      </w:r>
    </w:p>
    <w:p w14:paraId="50CC5C6F">
      <w:pPr>
        <w:pStyle w:val="4"/>
        <w:bidi w:val="0"/>
        <w:ind w:left="864" w:leftChars="0" w:hanging="864" w:firstLineChars="0"/>
        <w:rPr>
          <w:rFonts w:hint="eastAsia"/>
        </w:rPr>
      </w:pPr>
      <w:r>
        <w:rPr>
          <w:rFonts w:hint="eastAsia"/>
        </w:rPr>
        <w:t>数据库本地化部署</w:t>
      </w:r>
    </w:p>
    <w:p w14:paraId="4B02DEDF">
      <w:pPr>
        <w:pStyle w:val="TenderBody"/>
        <w:ind w:firstLine="482"/>
        <w:rPr>
          <w:rFonts w:hint="eastAsia"/>
          <w:b/>
          <w:bCs/>
        </w:rPr>
      </w:pPr>
      <w:r>
        <w:rPr>
          <w:rFonts w:hint="eastAsia"/>
          <w:b/>
          <w:bCs/>
        </w:rPr>
        <w:t>1. 技术规范</w:t>
      </w:r>
    </w:p>
    <w:p w14:paraId="482CF4F7">
      <w:pPr>
        <w:pStyle w:val="TenderBody"/>
        <w:rPr>
          <w:rFonts w:hint="eastAsia"/>
        </w:rPr>
      </w:pPr>
      <w:r>
        <w:rPr>
          <w:rFonts w:hint="eastAsia"/>
        </w:rPr>
        <w:t>（1）数据库接入：</w:t>
      </w:r>
    </w:p>
    <w:p w14:paraId="7FBE8D68">
      <w:pPr>
        <w:pStyle w:val="TenderBody"/>
        <w:rPr>
          <w:rFonts w:hint="eastAsia"/>
        </w:rPr>
      </w:pPr>
      <w:r>
        <w:rPr>
          <w:rFonts w:hint="eastAsia"/>
        </w:rPr>
        <w:t>a.以基础数据库形式进行接入；</w:t>
      </w:r>
    </w:p>
    <w:p w14:paraId="4C43BB47">
      <w:pPr>
        <w:pStyle w:val="TenderBody"/>
        <w:tabs>
          <w:tab w:val="center" w:pos="4393"/>
        </w:tabs>
        <w:rPr>
          <w:rFonts w:hint="eastAsia"/>
        </w:rPr>
      </w:pPr>
      <w:r>
        <w:rPr>
          <w:rFonts w:hint="eastAsia"/>
        </w:rPr>
        <w:t>（2）数据库接入监控：</w:t>
      </w:r>
      <w:r>
        <w:rPr>
          <w:rFonts w:hint="eastAsia"/>
        </w:rPr>
        <w:tab/>
      </w:r>
    </w:p>
    <w:p w14:paraId="5D746D3B">
      <w:pPr>
        <w:pStyle w:val="TenderBody"/>
        <w:rPr>
          <w:rFonts w:hint="eastAsia"/>
        </w:rPr>
      </w:pPr>
      <w:r>
        <w:rPr>
          <w:rFonts w:hint="eastAsia"/>
        </w:rPr>
        <w:t>a. 数据同步软件提供监控和日志功能，可反应每张表每日同步的记录数，同步是否正常；</w:t>
      </w:r>
    </w:p>
    <w:p w14:paraId="568F537D">
      <w:pPr>
        <w:pStyle w:val="TenderBody"/>
        <w:rPr>
          <w:rFonts w:hint="eastAsia"/>
        </w:rPr>
      </w:pPr>
      <w:r>
        <w:rPr>
          <w:rFonts w:hint="eastAsia"/>
        </w:rPr>
        <w:t>b. 数据同步软件可监控同步的数据在本地入库是否正常，入库的记录数；</w:t>
      </w:r>
    </w:p>
    <w:p w14:paraId="5382C132">
      <w:pPr>
        <w:pStyle w:val="TenderBody"/>
        <w:ind w:firstLine="482"/>
        <w:rPr>
          <w:rFonts w:hint="eastAsia"/>
          <w:b/>
          <w:bCs/>
        </w:rPr>
      </w:pPr>
      <w:r>
        <w:rPr>
          <w:rFonts w:hint="eastAsia"/>
          <w:b/>
          <w:bCs/>
        </w:rPr>
        <w:t>2. 数据提供方式</w:t>
      </w:r>
    </w:p>
    <w:p w14:paraId="5A3A6C63">
      <w:pPr>
        <w:pStyle w:val="44"/>
        <w:numPr>
          <w:ilvl w:val="0"/>
          <w:numId w:val="12"/>
        </w:numPr>
        <w:tabs>
          <w:tab w:val="left" w:pos="482"/>
        </w:tabs>
        <w:ind w:left="0" w:firstLine="480"/>
        <w:rPr>
          <w:rFonts w:hint="eastAsia"/>
        </w:rPr>
      </w:pPr>
      <w:r>
        <w:rPr>
          <w:rFonts w:hint="eastAsia"/>
        </w:rPr>
        <w:t>历史数据提供方式</w:t>
      </w:r>
    </w:p>
    <w:p w14:paraId="0E5CE7E9">
      <w:pPr>
        <w:pStyle w:val="TenderBody"/>
        <w:rPr>
          <w:rFonts w:hint="eastAsia"/>
          <w:kern w:val="0"/>
        </w:rPr>
      </w:pPr>
      <w:r>
        <w:rPr>
          <w:rFonts w:hint="eastAsia"/>
          <w:kern w:val="0"/>
        </w:rPr>
        <w:t xml:space="preserve">按采购方所选取的数据范围生成相关数据库文件或者采购方通过数据库同步工具的方式获取历史数据库文件，</w:t>
      </w:r>
      <w:del w:id="17" w:author="灵燕智能" w:date="2026-10-12T17:03:58Z">
        <w:r>
          <w:rPr>
            <w:rFonts w:hint="eastAsia"/>
            <w:kern w:val="0"/>
          </w:rPr>
          <w:delText xml:space="preserve">最后由</w:delText>
        </w:r>
      </w:del>
      <w:del w:id="17" w:author="灵燕智能" w:date="2026-10-12T17:03:58Z">
        <w:r>
          <w:rPr>
            <w:rFonts w:hint="eastAsia"/>
          </w:rPr>
          <w:delText>同花顺</w:delText>
        </w:r>
      </w:del>
      <w:del w:id="17" w:author="灵燕智能" w:date="2026-10-12T17:03:58Z">
        <w:r>
          <w:rPr>
            <w:rFonts w:hint="eastAsia"/>
            <w:kern w:val="0"/>
          </w:rPr>
          <w:delText>将历史数据导入到数据库。</w:delText>
        </w:r>
      </w:del>
      <w:ins w:id="18" w:author="灵燕智能" w:date="2026-10-12T17:03:58Z">
        <w:r>
          <w:rPr>
            <w:rFonts w:hint="eastAsia"/>
            <w:kern w:val="0"/>
          </w:rPr>
          <w:t xml:space="preserve">最后由我方将历史数据导入到数据库。</w:t>
        </w:r>
      </w:ins>
    </w:p>
    <w:p w14:paraId="1D39963C">
      <w:pPr>
        <w:pStyle w:val="44"/>
        <w:numPr>
          <w:ilvl w:val="0"/>
          <w:numId w:val="12"/>
        </w:numPr>
        <w:tabs>
          <w:tab w:val="left" w:pos="482"/>
        </w:tabs>
        <w:ind w:left="0" w:firstLine="480"/>
        <w:rPr>
          <w:rFonts w:hint="eastAsia"/>
        </w:rPr>
      </w:pPr>
      <w:r>
        <w:rPr>
          <w:rFonts w:hint="eastAsia"/>
        </w:rPr>
        <w:t>更新数据提供方式</w:t>
      </w:r>
    </w:p>
    <w:p w14:paraId="4545454D">
      <w:pPr>
        <w:pStyle w:val="TenderBody"/>
        <w:rPr>
          <w:rFonts w:hint="eastAsia"/>
          <w:kern w:val="0"/>
        </w:rPr>
      </w:pPr>
      <w:r>
        <w:rPr>
          <w:rFonts w:hint="eastAsia"/>
          <w:kern w:val="0"/>
        </w:rPr>
        <w:t xml:space="preserve">采购方可自行选择是否接受更新的数据。如果接受的话，由数据同步更新程序自动检测是否有新数据，如有则会发送请求到数据同步服务器，数据服务器根据后台设置的招标方信息确认权限和相关信息无误后，将更新的数据发送回请求端。 </w:t>
      </w:r>
    </w:p>
    <w:p w14:paraId="0D807C15">
      <w:pPr>
        <w:pStyle w:val="TenderBody"/>
        <w:pageBreakBefore/>
        <w:ind w:firstLine="482"/>
        <w:rPr>
          <w:rFonts w:hint="eastAsia"/>
          <w:b/>
          <w:bCs/>
        </w:rPr>
      </w:pPr>
      <w:r>
        <w:rPr>
          <w:rFonts w:hint="eastAsia"/>
          <w:b/>
          <w:bCs/>
        </w:rPr>
        <w:t>3. 系统部署</w:t>
      </w:r>
    </w:p>
    <w:p w14:paraId="1524F4B1">
      <w:pPr>
        <w:pStyle w:val="44"/>
        <w:numPr>
          <w:ilvl w:val="0"/>
          <w:numId w:val="12"/>
        </w:numPr>
        <w:tabs>
          <w:tab w:val="left" w:pos="482"/>
        </w:tabs>
        <w:ind w:left="0" w:firstLine="480"/>
        <w:rPr>
          <w:rFonts w:hint="eastAsia"/>
        </w:rPr>
      </w:pPr>
      <w:r>
        <w:rPr>
          <w:rFonts w:hint="eastAsia"/>
        </w:rPr>
        <w:t>系统架构</w:t>
      </w:r>
    </w:p>
    <w:p w14:paraId="45CBF395">
      <w:pPr>
        <w:pStyle w:val="TenderBody"/>
        <w:rPr>
          <w:rFonts w:hint="eastAsia"/>
        </w:rPr>
      </w:pPr>
      <w:r>
        <w:rPr>
          <w:rFonts w:hint="eastAsia"/>
        </w:rPr>
        <w:drawing>
          <wp:inline distT="0" distB="0" distL="0" distR="0">
            <wp:extent cx="4046220" cy="4010025"/>
            <wp:effectExtent l="0" t="0" r="0" b="9525"/>
            <wp:docPr id="161507873" name="图片 34" descr="图示&#10;&#10;描述已自动生成"/>
            <wp:cNvGraphicFramePr/>
            <a:graphic xmlns:a="http://schemas.openxmlformats.org/drawingml/2006/main">
              <a:graphicData uri="http://schemas.openxmlformats.org/drawingml/2006/picture">
                <pic:pic xmlns:pic="http://schemas.openxmlformats.org/drawingml/2006/picture">
                  <pic:nvPicPr>
                    <pic:cNvPr id="161507873" name="图片 34" descr="图示&#10;&#10;描述已自动生成"/>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46220" cy="4010025"/>
                    </a:xfrm>
                    <a:prstGeom prst="rect">
                      <a:avLst/>
                    </a:prstGeom>
                    <a:noFill/>
                    <a:ln>
                      <a:noFill/>
                    </a:ln>
                  </pic:spPr>
                </pic:pic>
              </a:graphicData>
            </a:graphic>
          </wp:inline>
        </w:drawing>
      </w:r>
    </w:p>
    <w:p w14:paraId="3C4C6755">
      <w:pPr>
        <w:pStyle w:val="44"/>
        <w:pageBreakBefore/>
        <w:numPr>
          <w:ilvl w:val="0"/>
          <w:numId w:val="12"/>
        </w:numPr>
        <w:tabs>
          <w:tab w:val="left" w:pos="482"/>
        </w:tabs>
        <w:ind w:left="0" w:firstLine="480"/>
        <w:rPr>
          <w:rFonts w:hint="eastAsia"/>
        </w:rPr>
      </w:pPr>
      <w:r>
        <w:rPr>
          <w:rFonts w:hint="eastAsia"/>
        </w:rPr>
        <w:t>数据架构</w:t>
      </w:r>
    </w:p>
    <w:p w14:paraId="5A24F74D">
      <w:pPr>
        <w:pStyle w:val="TenderBody"/>
        <w:jc w:val="center"/>
        <w:rPr>
          <w:rFonts w:hint="eastAsia"/>
        </w:rPr>
      </w:pPr>
      <w:r>
        <w:rPr>
          <w:rFonts w:hint="eastAsia"/>
        </w:rPr>
        <w:drawing>
          <wp:inline distT="0" distB="0" distL="0" distR="0">
            <wp:extent cx="2731135" cy="5922645"/>
            <wp:effectExtent l="0" t="0" r="0" b="0"/>
            <wp:docPr id="203451384" name="图片 33"/>
            <wp:cNvGraphicFramePr/>
            <a:graphic xmlns:a="http://schemas.openxmlformats.org/drawingml/2006/main">
              <a:graphicData uri="http://schemas.openxmlformats.org/drawingml/2006/picture">
                <pic:pic xmlns:pic="http://schemas.openxmlformats.org/drawingml/2006/picture">
                  <pic:nvPicPr>
                    <pic:cNvPr id="203451384" name="图片 33"/>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731135" cy="5922645"/>
                    </a:xfrm>
                    <a:prstGeom prst="rect">
                      <a:avLst/>
                    </a:prstGeom>
                    <a:noFill/>
                    <a:ln>
                      <a:noFill/>
                    </a:ln>
                    <a:effectLst/>
                  </pic:spPr>
                </pic:pic>
              </a:graphicData>
            </a:graphic>
          </wp:inline>
        </w:drawing>
      </w:r>
    </w:p>
    <w:p w14:paraId="5730337E">
      <w:pPr>
        <w:pStyle w:val="44"/>
        <w:numPr>
          <w:ilvl w:val="0"/>
          <w:numId w:val="12"/>
        </w:numPr>
        <w:tabs>
          <w:tab w:val="left" w:pos="482"/>
        </w:tabs>
        <w:ind w:left="0" w:firstLine="480"/>
        <w:rPr>
          <w:rFonts w:hint="eastAsia"/>
        </w:rPr>
      </w:pPr>
      <w:r>
        <w:rPr>
          <w:rFonts w:hint="eastAsia"/>
        </w:rPr>
        <w:t>服务器配置</w:t>
      </w:r>
    </w:p>
    <w:p w14:paraId="6F343F8A">
      <w:pPr>
        <w:pStyle w:val="TenderBody"/>
        <w:rPr>
          <w:rFonts w:hint="eastAsia"/>
          <w:kern w:val="0"/>
        </w:rPr>
      </w:pPr>
      <w:r>
        <w:rPr>
          <w:rFonts w:hint="eastAsia"/>
          <w:kern w:val="0"/>
        </w:rPr>
        <w:t>需要两台服务器，分别作为数据接收服务器和数据库服务器。在实际应用中，根据需要也可以合为一台服务器或者增加适当的冗余备份。</w:t>
      </w:r>
    </w:p>
    <w:p w14:paraId="42767802">
      <w:pPr>
        <w:pStyle w:val="TenderBody"/>
        <w:rPr>
          <w:rFonts w:hint="eastAsia"/>
          <w:kern w:val="0"/>
        </w:rPr>
      </w:pPr>
      <w:r>
        <w:rPr>
          <w:rFonts w:hint="eastAsia"/>
          <w:kern w:val="0"/>
        </w:rPr>
        <w:t>数据接收服务器和数据库服务器的硬件参考配置如下：Windows系统或Linux系统，戴尔R730XD标准配置(CPU 2个6核，32G内存)。</w:t>
      </w:r>
    </w:p>
    <w:p w14:paraId="55E6CDB3">
      <w:pPr>
        <w:pStyle w:val="TenderBody"/>
        <w:rPr>
          <w:kern w:val="0"/>
        </w:rPr>
      </w:pPr>
      <w:r>
        <w:rPr>
          <w:rFonts w:hint="eastAsia"/>
          <w:kern w:val="0"/>
        </w:rPr>
        <w:t>数据库服务器支持Oracle、SqlServer、Mysql 、PostgreSql、DB2等各种类型数据库，鉴于高频数据的数据量和成本需要，建议高频数据库采用PostgreSql数据库类型。</w:t>
      </w:r>
      <w:r>
        <w:rPr>
          <w:rFonts w:hint="eastAsia"/>
          <w:kern w:val="0"/>
        </w:rPr>
        <w:tab/>
      </w:r>
    </w:p>
    <w:p w14:paraId="126E383A">
      <w:pPr>
        <w:pStyle w:val="2"/>
        <w:ind w:firstLine="480"/>
        <w:rPr>
          <w:rFonts w:hint="eastAsia"/>
        </w:rPr>
      </w:pPr>
      <w:r>
        <w:rPr>
          <w:rFonts w:hint="eastAsia"/>
        </w:rPr>
        <w:t>支持麒麟、统信等操作系统，达梦、TDSQL、高斯、OceanBase等数据库，兼容主流的信创改造的操作系统和数据库环境方案。</w:t>
      </w:r>
    </w:p>
    <w:p>
      <w:pPr>
        <w:pStyle w:val="TenderBody"/>
        <w:rPr>
          <w:ins w:id="41" w:author="灵燕智能" w:date="2026-10-12T17:04:34Z"/>
        </w:rPr>
      </w:pPr>
      <w:ins w:id="42" w:author="灵燕智能" w:date="2026-10-12T17:04:34Z">
        <w:r>
          <w:t xml:space="preserve">我方接口与数据交换采用以下模式，按采购人实际系统环境选择：</w:t>
        </w:r>
      </w:ins>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94"/>
        <w:gridCol w:w="1701"/>
        <w:gridCol w:w="1701"/>
        <w:gridCol w:w="1701"/>
        <w:gridCol w:w="1701"/>
      </w:tblGrid>
      <w:tr>
        <w:tc>
          <w:tcPr>
            <w:tcW w:type="dxa" w:w="1494"/>
            <w:shd w:val="clear" w:color="auto" w:fill="D9D9D9"/>
          </w:tcPr>
          <w:p>
            <w:pPr>
              <w:jc w:val="center"/>
            </w:pPr>
            <w:r>
              <w:rPr>
                <w:b/>
              </w:rPr>
              <w:t>接口调用模式（API）</w:t>
            </w:r>
          </w:p>
        </w:tc>
        <w:tc>
          <w:tcPr>
            <w:tcW w:type="dxa" w:w="1701"/>
            <w:shd w:val="clear" w:color="auto" w:fill="F2F2F2"/>
          </w:tcPr>
          <w:p>
            <w:pPr>
              <w:jc w:val="center"/>
            </w:pPr>
            <w:r>
              <w:t>HTTPS/专线加密传输</w:t>
            </w:r>
          </w:p>
        </w:tc>
        <w:tc>
          <w:tcPr>
            <w:tcW w:type="dxa" w:w="1701"/>
            <w:shd w:val="clear" w:color="auto" w:fill="F2F2F2"/>
          </w:tcPr>
          <w:p>
            <w:pPr>
              <w:jc w:val="center"/>
            </w:pPr>
            <w:r>
              <w:t>国密SM2加签验签</w:t>
            </w:r>
          </w:p>
        </w:tc>
        <w:tc>
          <w:tcPr>
            <w:tcW w:type="dxa" w:w="1701"/>
            <w:shd w:val="clear" w:color="auto" w:fill="F2F2F2"/>
          </w:tcPr>
          <w:p>
            <w:pPr>
              <w:jc w:val="center"/>
            </w:pPr>
            <w:r>
              <w:t>单笔响应约100ms、并发&gt;300</w:t>
            </w:r>
          </w:p>
        </w:tc>
        <w:tc>
          <w:tcPr>
            <w:tcW w:type="dxa" w:w="1701"/>
            <w:shd w:val="clear" w:color="auto" w:fill="F2F2F2"/>
          </w:tcPr>
          <w:p>
            <w:pPr>
              <w:jc w:val="center"/>
            </w:pPr>
            <w:r>
              <w:t>批量100万笔/次</w:t>
            </w:r>
          </w:p>
        </w:tc>
      </w:tr>
      <w:tr>
        <w:tc>
          <w:tcPr>
            <w:tcW w:type="dxa" w:w="1494"/>
          </w:tcPr>
          <w:p>
            <w:ins w:id="63" w:author="灵燕智能" w:date="2026-10-12T17:07:58Z">
              <w:r>
                <w:t xml:space="preserve">层间调用</w:t>
              </w:r>
            </w:ins>
          </w:p>
        </w:tc>
        <w:tc>
          <w:tcPr>
            <w:tcW w:type="dxa" w:w="1701"/>
          </w:tcPr>
          <w:p/>
        </w:tc>
        <w:tc>
          <w:tcPr>
            <w:tcW w:type="dxa" w:w="1701"/>
          </w:tcPr>
          <w:p>
            <w:pPr>
              <w:jc w:val="center"/>
            </w:pPr>
            <w:del w:id="55" w:author="灵燕智能" w:date="2026-10-12T17:07:19Z">
              <w:r>
                <w:delText>↓</w:delText>
              </w:r>
            </w:del>
            <w:ins w:id="56" w:author="灵燕智能" w:date="2026-10-12T17:07:19Z">
              <w:r>
                <w:t xml:space="preserve">（层间调用）</w:t>
              </w:r>
            </w:ins>
          </w:p>
        </w:tc>
        <w:tc>
          <w:tcPr>
            <w:tcW w:type="dxa" w:w="1701"/>
          </w:tcPr>
          <w:p/>
        </w:tc>
        <w:tc>
          <w:tcPr>
            <w:tcW w:type="dxa" w:w="1701"/>
          </w:tcPr>
          <w:p/>
        </w:tc>
      </w:tr>
      <w:tr>
        <w:tc>
          <w:tcPr>
            <w:tcW w:type="dxa" w:w="1494"/>
            <w:shd w:val="clear" w:color="auto" w:fill="D9D9D9"/>
          </w:tcPr>
          <w:p>
            <w:pPr>
              <w:jc w:val="center"/>
            </w:pPr>
            <w:r>
              <w:rPr>
                <w:b/>
              </w:rPr>
              <w:t>数据库同步模式</w:t>
            </w:r>
          </w:p>
        </w:tc>
        <w:tc>
          <w:tcPr>
            <w:tcW w:type="dxa" w:w="1701"/>
            <w:shd w:val="clear" w:color="auto" w:fill="F2F2F2"/>
          </w:tcPr>
          <w:p>
            <w:pPr>
              <w:jc w:val="center"/>
            </w:pPr>
            <w:r>
              <w:t>历史数据批量导入</w:t>
            </w:r>
          </w:p>
        </w:tc>
        <w:tc>
          <w:tcPr>
            <w:tcW w:type="dxa" w:w="1701"/>
            <w:shd w:val="clear" w:color="auto" w:fill="F2F2F2"/>
          </w:tcPr>
          <w:p>
            <w:pPr>
              <w:jc w:val="center"/>
            </w:pPr>
            <w:r>
              <w:t>更新数据自动检测同步</w:t>
            </w:r>
          </w:p>
        </w:tc>
        <w:tc>
          <w:tcPr>
            <w:tcW w:type="dxa" w:w="1701"/>
            <w:shd w:val="clear" w:color="auto" w:fill="F2F2F2"/>
          </w:tcPr>
          <w:p>
            <w:pPr>
              <w:jc w:val="center"/>
            </w:pPr>
            <w:r>
              <w:t>同步监控与日志（每表每日记录数）</w:t>
            </w:r>
          </w:p>
        </w:tc>
        <w:tc>
          <w:tcPr>
            <w:tcW w:type="dxa" w:w="1701"/>
          </w:tcPr>
          <w:p/>
        </w:tc>
      </w:tr>
      <w:tr>
        <w:tc>
          <w:tcPr>
            <w:tcW w:type="dxa" w:w="1494"/>
          </w:tcPr>
          <w:p>
            <w:ins w:id="64" w:author="灵燕智能" w:date="2026-10-12T17:07:58Z">
              <w:r>
                <w:t xml:space="preserve">层间调用</w:t>
              </w:r>
            </w:ins>
          </w:p>
        </w:tc>
        <w:tc>
          <w:tcPr>
            <w:tcW w:type="dxa" w:w="1701"/>
          </w:tcPr>
          <w:p/>
        </w:tc>
        <w:tc>
          <w:tcPr>
            <w:tcW w:type="dxa" w:w="1701"/>
          </w:tcPr>
          <w:p>
            <w:pPr>
              <w:jc w:val="center"/>
            </w:pPr>
            <w:del w:id="57" w:author="灵燕智能" w:date="2026-10-12T17:07:19Z">
              <w:r>
                <w:delText>↓</w:delText>
              </w:r>
            </w:del>
            <w:ins w:id="58" w:author="灵燕智能" w:date="2026-10-12T17:07:19Z">
              <w:r>
                <w:t xml:space="preserve">（层间调用）</w:t>
              </w:r>
            </w:ins>
          </w:p>
        </w:tc>
        <w:tc>
          <w:tcPr>
            <w:tcW w:type="dxa" w:w="1701"/>
          </w:tcPr>
          <w:p/>
        </w:tc>
        <w:tc>
          <w:tcPr>
            <w:tcW w:type="dxa" w:w="1701"/>
          </w:tcPr>
          <w:p/>
        </w:tc>
      </w:tr>
      <w:tr>
        <w:tc>
          <w:tcPr>
            <w:tcW w:type="dxa" w:w="1494"/>
            <w:shd w:val="clear" w:color="auto" w:fill="D9D9D9"/>
          </w:tcPr>
          <w:p>
            <w:pPr>
              <w:jc w:val="center"/>
            </w:pPr>
            <w:r>
              <w:rPr>
                <w:b/>
              </w:rPr>
              <w:t>传输通道</w:t>
            </w:r>
          </w:p>
        </w:tc>
        <w:tc>
          <w:tcPr>
            <w:tcW w:type="dxa" w:w="1701"/>
            <w:shd w:val="clear" w:color="auto" w:fill="F2F2F2"/>
          </w:tcPr>
          <w:p>
            <w:pPr>
              <w:jc w:val="center"/>
            </w:pPr>
            <w:r>
              <w:t>光纤专线</w:t>
            </w:r>
          </w:p>
        </w:tc>
        <w:tc>
          <w:tcPr>
            <w:tcW w:type="dxa" w:w="1701"/>
            <w:shd w:val="clear" w:color="auto" w:fill="F2F2F2"/>
          </w:tcPr>
          <w:p>
            <w:pPr>
              <w:jc w:val="center"/>
            </w:pPr>
            <w:r>
              <w:t>VPN加密通道</w:t>
            </w:r>
          </w:p>
        </w:tc>
        <w:tc>
          <w:tcPr>
            <w:tcW w:type="dxa" w:w="1701"/>
            <w:shd w:val="clear" w:color="auto" w:fill="F2F2F2"/>
          </w:tcPr>
          <w:p>
            <w:pPr>
              <w:jc w:val="center"/>
            </w:pPr>
            <w:r>
              <w:t>IP白名单+MAC绑定认证</w:t>
            </w:r>
          </w:p>
        </w:tc>
        <w:tc>
          <w:tcPr>
            <w:tcW w:type="dxa" w:w="1701"/>
          </w:tcPr>
          <w:p/>
        </w:tc>
      </w:tr>
    </w:tbl>
    <w:p>
      <w:pPr>
        <w:pStyle w:val="TenderCaption"/>
        <w:jc w:val="center"/>
      </w:pPr>
      <w:commentRangeStart w:id="0"/>
      <w:r>
        <w:t>数据交互模式</w:t>
      </w:r>
      <w:commentRangeEnd w:id="0"/>
      <w:r>
        <w:rPr>
          <w:rStyle w:val="CommentReference"/>
        </w:rPr>
        <w:commentReference w:id="0"/>
      </w:r>
    </w:p>
    <w:p>
      <w:pPr>
        <w:pStyle w:val="TenderCaption"/>
        <w:rPr>
          <w:del w:id="46" w:author="灵燕智能" w:date="2026-10-12T17:06:09Z"/>
          <w:del w:id="45" w:author="灵燕智能" w:date="2026-10-12T17:05:38Z"/>
          <w:ins w:id="43" w:author="灵燕智能" w:date="2026-10-12T17:05:22Z"/>
        </w:rPr>
      </w:pPr>
      <w:ins w:id="44" w:author="灵燕智能" w:date="2026-10-12T17:05:22Z">
        <w:del w:id="45" w:author="灵燕智能" w:date="2026-10-12T17:05:38Z">
          <w:del w:id="46" w:author="灵燕智能" w:date="2026-10-12T17:06:09Z">
            <w:r>
              <w:delText xml:space="preserve">数据交互模式</w:delText>
            </w:r>
          </w:del>
        </w:del>
      </w:ins>
    </w:p>
    <w:p w14:paraId="296FC7A3">
      <w:pPr>
        <w:pStyle w:val="4"/>
        <w:bidi w:val="0"/>
        <w:ind w:left="864" w:leftChars="0" w:hanging="864" w:firstLineChars="0"/>
        <w:rPr>
          <w:rFonts w:hint="eastAsia"/>
        </w:rPr>
      </w:pPr>
      <w:r>
        <w:rPr>
          <w:rFonts w:hint="eastAsia"/>
        </w:rPr>
        <w:t>数据接口方式（API）</w:t>
      </w:r>
    </w:p>
    <w:p w14:paraId="404A8564">
      <w:pPr>
        <w:pStyle w:val="TenderBody"/>
        <w:rPr>
          <w:rFonts w:hint="eastAsia"/>
          <w:kern w:val="0"/>
        </w:rPr>
      </w:pPr>
      <w:del w:id="15" w:author="灵燕智能" w:date="2026-10-12T17:03:58Z">
        <w:r>
          <w:rPr>
            <w:rFonts w:hint="eastAsia"/>
            <w:kern w:val="0"/>
          </w:rPr>
          <w:delText>同花顺可提供数据接口，供建设单位通过调用该接口的方式获取数据。目前我方已有部分现成接口，支持根据建设单位项目需求定制开发接口。</w:delText>
        </w:r>
      </w:del>
      <w:ins w:id="16" w:author="灵燕智能" w:date="2026-10-12T17:03:58Z">
        <w:r>
          <w:rPr>
            <w:rFonts w:hint="eastAsia"/>
            <w:kern w:val="0"/>
          </w:rPr>
          <w:t xml:space="preserve">我方可提供数据接口，供采购人通过调用该接口的方式获取数据。目前我方已有部分现成接口，支持根据采购项目需求定制开发接口。</w:t>
        </w:r>
      </w:ins>
    </w:p>
    <w:p w14:paraId="05EC2A9E">
      <w:pPr>
        <w:pStyle w:val="TenderBody"/>
        <w:rPr>
          <w:rFonts w:hint="eastAsia"/>
          <w:kern w:val="0"/>
        </w:rPr>
      </w:pPr>
      <w:del w:id="13" w:author="灵燕智能" w:date="2026-10-12T17:03:58Z">
        <w:r>
          <w:rPr>
            <w:rFonts w:hint="eastAsia"/>
            <w:kern w:val="0"/>
          </w:rPr>
          <w:delText>同花顺系统实现了清晰的层次划分和明确的接口定义，架构实现高内聚低耦合，模块内各元素联系的紧密性高，模块之间相对独立，保证架构的简单和优雅。</w:delText>
        </w:r>
      </w:del>
      <w:ins w:id="14" w:author="灵燕智能" w:date="2026-10-12T17:03:58Z">
        <w:r>
          <w:rPr>
            <w:rFonts w:hint="eastAsia"/>
            <w:kern w:val="0"/>
          </w:rPr>
          <w:t xml:space="preserve">我方系统实现了清晰的层次划分和明确的接口定义，架构实现高内聚低耦合，模块内各元素联系的紧密性高，模块之间相对独立，保证架构的简单和优雅。</w:t>
        </w:r>
      </w:ins>
    </w:p>
    <w:p w14:paraId="502BA858">
      <w:pPr>
        <w:pStyle w:val="TenderBody"/>
        <w:rPr>
          <w:rFonts w:hint="eastAsia"/>
        </w:rPr>
      </w:pPr>
      <w:del w:id="11" w:author="灵燕智能" w:date="2026-10-12T17:03:58Z">
        <w:r>
          <w:rPr>
            <w:rFonts w:hint="eastAsia"/>
            <w:kern w:val="0"/>
          </w:rPr>
          <w:delText xml:space="preserve">同花顺系统架构能够便捷、快速地与其他系统进行集成融合，系统支持丰富便捷的外部 API 接口，以方便其他系统的对接。公有云模式与落地化模式均支持，并且能够提供API等规范化的接口文档支持二次开发。</w:delText>
        </w:r>
      </w:del>
      <w:ins w:id="12" w:author="灵燕智能" w:date="2026-10-12T17:03:58Z">
        <w:r>
          <w:rPr>
            <w:rFonts w:hint="eastAsia"/>
            <w:kern w:val="0"/>
          </w:rPr>
          <w:t xml:space="preserve">我方系统架构能够便捷、快速地与其他系统进行集成融合，系统支持丰富便捷的外部 API 接口，以方便其他系统的对接。云端模式与落地化模式均支持，并且能够提供API等规范化的接口文档支持二次开发。</w:t>
        </w:r>
      </w:ins>
      <w:r>
        <w:rPr>
          <w:rFonts w:hint="eastAsia"/>
          <w:kern w:val="0"/>
        </w:rPr>
        <w:t xml:space="preserve"> </w:t>
      </w:r>
    </w:p>
    <w:p w14:paraId="35E6139B">
      <w:pPr>
        <w:pStyle w:val="TenderBody"/>
        <w:rPr>
          <w:rFonts w:hint="eastAsia"/>
        </w:rPr>
      </w:pPr>
      <w:r>
        <w:rPr>
          <w:rFonts w:hint="eastAsia"/>
        </w:rPr>
        <w:drawing>
          <wp:inline distT="0" distB="0" distL="0" distR="0">
            <wp:extent cx="5274310" cy="4341495"/>
            <wp:effectExtent l="0" t="0" r="2540" b="1905"/>
            <wp:docPr id="1891106001" name="图片 32" descr="图形用户界面&#10;&#10;中度可信度描述已自动生成"/>
            <wp:cNvGraphicFramePr/>
            <a:graphic xmlns:a="http://schemas.openxmlformats.org/drawingml/2006/main">
              <a:graphicData uri="http://schemas.openxmlformats.org/drawingml/2006/picture">
                <pic:pic xmlns:pic="http://schemas.openxmlformats.org/drawingml/2006/picture">
                  <pic:nvPicPr>
                    <pic:cNvPr id="1891106001" name="图片 32" descr="图形用户界面&#10;&#10;中度可信度描述已自动生成"/>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4341495"/>
                    </a:xfrm>
                    <a:prstGeom prst="rect">
                      <a:avLst/>
                    </a:prstGeom>
                    <a:noFill/>
                    <a:ln>
                      <a:noFill/>
                    </a:ln>
                    <a:effectLst/>
                  </pic:spPr>
                </pic:pic>
              </a:graphicData>
            </a:graphic>
          </wp:inline>
        </w:drawing>
      </w:r>
    </w:p>
    <w:p w14:paraId="568B00C4">
      <w:pPr>
        <w:pStyle w:val="TenderBody"/>
        <w:rPr>
          <w:rFonts w:hint="eastAsia"/>
        </w:rPr>
      </w:pPr>
      <w:r>
        <w:rPr>
          <w:rFonts w:hint="eastAsia"/>
        </w:rPr>
        <w:drawing>
          <wp:inline distT="0" distB="0" distL="0" distR="0">
            <wp:extent cx="5274310" cy="4377690"/>
            <wp:effectExtent l="0" t="0" r="2540" b="3810"/>
            <wp:docPr id="1506876838" name="图片 31"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506876838" name="图片 31" descr="图形用户界面, 应用程序&#10;&#10;描述已自动生成"/>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4377690"/>
                    </a:xfrm>
                    <a:prstGeom prst="rect">
                      <a:avLst/>
                    </a:prstGeom>
                    <a:noFill/>
                    <a:ln>
                      <a:noFill/>
                    </a:ln>
                    <a:effectLst/>
                  </pic:spPr>
                </pic:pic>
              </a:graphicData>
            </a:graphic>
          </wp:inline>
        </w:drawing>
      </w:r>
    </w:p>
    <w:p w14:paraId="2DA948C7">
      <w:pPr>
        <w:pStyle w:val="TenderBody"/>
        <w:rPr>
          <w:rFonts w:hint="eastAsia"/>
        </w:rPr>
      </w:pPr>
      <w:r>
        <w:rPr>
          <w:rFonts w:hint="eastAsia"/>
        </w:rPr>
        <w:drawing>
          <wp:inline distT="0" distB="0" distL="0" distR="0">
            <wp:extent cx="5274310" cy="4424680"/>
            <wp:effectExtent l="0" t="0" r="2540" b="0"/>
            <wp:docPr id="2043784231" name="图片 30" descr="图形用户界面, 文本, 应用程序&#10;&#10;描述已自动生成"/>
            <wp:cNvGraphicFramePr/>
            <a:graphic xmlns:a="http://schemas.openxmlformats.org/drawingml/2006/main">
              <a:graphicData uri="http://schemas.openxmlformats.org/drawingml/2006/picture">
                <pic:pic xmlns:pic="http://schemas.openxmlformats.org/drawingml/2006/picture">
                  <pic:nvPicPr>
                    <pic:cNvPr id="2043784231" name="图片 30" descr="图形用户界面, 文本, 应用程序&#10;&#10;描述已自动生成"/>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4424680"/>
                    </a:xfrm>
                    <a:prstGeom prst="rect">
                      <a:avLst/>
                    </a:prstGeom>
                    <a:noFill/>
                    <a:ln>
                      <a:noFill/>
                    </a:ln>
                    <a:effectLst/>
                  </pic:spPr>
                </pic:pic>
              </a:graphicData>
            </a:graphic>
          </wp:inline>
        </w:drawing>
      </w:r>
    </w:p>
    <w:p w14:paraId="5259D182">
      <w:pPr>
        <w:pStyle w:val="20"/>
        <w:widowControl/>
        <w:shd w:val="clear" w:color="auto" w:fill="FFFFFF"/>
        <w:ind w:firstLine="480"/>
        <w:rPr>
          <w:rFonts w:ascii="Times New Roman" w:hAnsi="Times New Roman"/>
          <w:kern w:val="44"/>
        </w:rPr>
      </w:pPr>
      <w:r>
        <w:rPr>
          <w:rFonts w:ascii="Times New Roman" w:hAnsi="Times New Roman"/>
          <w:kern w:val="44"/>
        </w:rPr>
        <w:t>接口处理性能：</w:t>
      </w:r>
    </w:p>
    <w:p w14:paraId="5AC7528C">
      <w:pPr>
        <w:pStyle w:val="20"/>
        <w:widowControl/>
        <w:shd w:val="clear" w:color="auto" w:fill="FFFFFF"/>
        <w:ind w:firstLine="480"/>
        <w:rPr>
          <w:rFonts w:ascii="Times New Roman" w:hAnsi="Times New Roman"/>
          <w:snapToGrid w:val="0"/>
        </w:rPr>
      </w:pPr>
      <w:del w:id="9" w:author="灵燕智能" w:date="2026-10-12T17:03:58Z">
        <w:r>
          <w:rPr>
            <w:rFonts w:ascii="Times New Roman" w:hAnsi="Times New Roman"/>
            <w:kern w:val="44"/>
          </w:rPr>
          <w:delText>同花顺单笔交易接口并发数大于300，平均响应时间100ms，批量交易支持数据100万笔每次，处理时间最多1小时并返回结果。能够</w:delText>
        </w:r>
      </w:del>
      <w:del w:id="9" w:author="灵燕智能" w:date="2026-10-12T17:03:58Z">
        <w:r>
          <w:rPr>
            <w:rFonts w:ascii="Times New Roman" w:hAnsi="Times New Roman"/>
            <w:snapToGrid w:val="0"/>
          </w:rPr>
          <w:delText>使用Https传输或专线传输，甲方接口发出请求后同花顺能够根据请求将查询结果以加密形式返回。</w:delText>
        </w:r>
      </w:del>
      <w:ins w:id="10" w:author="灵燕智能" w:date="2026-10-12T17:03:58Z">
        <w:r>
          <w:rPr>
            <w:rFonts w:ascii="Times New Roman" w:hAnsi="Times New Roman"/>
            <w:kern w:val="44"/>
          </w:rPr>
          <w:t xml:space="preserve">单笔接口并发数大于300，平均响应时间100ms，批量支持100万笔每次，处理时间最多1小时并返回结果。能够使用HTTPS传输或专线传输，接口发出请求后我方能够根据请求将查询结果以加密形式返回。</w:t>
        </w:r>
      </w:ins>
    </w:p>
    <w:p w14:paraId="2BB6BB66">
      <w:pPr>
        <w:pStyle w:val="20"/>
        <w:widowControl/>
        <w:shd w:val="clear" w:color="auto" w:fill="FFFFFF"/>
        <w:ind w:firstLine="0" w:firstLineChars="0"/>
        <w:rPr>
          <w:rFonts w:ascii="Times New Roman" w:hAnsi="Times New Roman"/>
        </w:rPr>
      </w:pPr>
      <w:r>
        <w:rPr>
          <w:rFonts w:ascii="Times New Roman" w:hAnsi="Times New Roman"/>
        </w:rPr>
        <w:drawing>
          <wp:inline distT="0" distB="0" distL="0" distR="0">
            <wp:extent cx="5274310" cy="1684655"/>
            <wp:effectExtent l="0" t="0" r="2540" b="0"/>
            <wp:docPr id="307903703" name="图片 29" descr="图表, 折线图&#10;&#10;描述已自动生成"/>
            <wp:cNvGraphicFramePr/>
            <a:graphic xmlns:a="http://schemas.openxmlformats.org/drawingml/2006/main">
              <a:graphicData uri="http://schemas.openxmlformats.org/drawingml/2006/picture">
                <pic:pic xmlns:pic="http://schemas.openxmlformats.org/drawingml/2006/picture">
                  <pic:nvPicPr>
                    <pic:cNvPr id="307903703" name="图片 29" descr="图表, 折线图&#10;&#10;描述已自动生成"/>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1684655"/>
                    </a:xfrm>
                    <a:prstGeom prst="rect">
                      <a:avLst/>
                    </a:prstGeom>
                    <a:noFill/>
                    <a:ln>
                      <a:noFill/>
                    </a:ln>
                    <a:effectLst/>
                  </pic:spPr>
                </pic:pic>
              </a:graphicData>
            </a:graphic>
          </wp:inline>
        </w:drawing>
      </w:r>
    </w:p>
    <w:p w14:paraId="1C3FF92B">
      <w:pPr>
        <w:pStyle w:val="20"/>
        <w:widowControl/>
        <w:shd w:val="clear" w:color="auto" w:fill="FFFFFF"/>
        <w:ind w:firstLine="0" w:firstLineChars="0"/>
        <w:jc w:val="center"/>
        <w:rPr>
          <w:rFonts w:ascii="Times New Roman" w:hAnsi="Times New Roman"/>
          <w:b/>
          <w:bCs/>
        </w:rPr>
      </w:pPr>
      <w:del w:id="7" w:author="灵燕智能" w:date="2026-10-12T17:03:58Z">
        <w:r>
          <w:rPr>
            <w:rFonts w:ascii="Times New Roman" w:hAnsi="Times New Roman"/>
            <w:b/>
            <w:bCs/>
          </w:rPr>
          <w:delText>同花顺单笔交易接口平均响应时间</w:delText>
        </w:r>
      </w:del>
      <w:ins w:id="8" w:author="灵燕智能" w:date="2026-10-12T17:03:58Z">
        <w:r>
          <w:rPr>
            <w:rFonts w:ascii="Times New Roman" w:hAnsi="Times New Roman"/>
            <w:b/>
            <w:bCs/>
          </w:rPr>
          <w:t xml:space="preserve">单笔接口平均响应时间</w:t>
        </w:r>
      </w:ins>
    </w:p>
    <w:p w14:paraId="5D46BA8A">
      <w:pPr>
        <w:pStyle w:val="20"/>
        <w:widowControl/>
        <w:shd w:val="clear" w:color="auto" w:fill="FFFFFF"/>
        <w:ind w:firstLine="0" w:firstLineChars="0"/>
        <w:rPr>
          <w:rFonts w:ascii="Times New Roman" w:hAnsi="Times New Roman"/>
        </w:rPr>
      </w:pPr>
      <w:r>
        <w:rPr>
          <w:rFonts w:ascii="Times New Roman" w:hAnsi="Times New Roman"/>
        </w:rPr>
        <w:drawing>
          <wp:inline distT="0" distB="0" distL="0" distR="0">
            <wp:extent cx="5274310" cy="2554605"/>
            <wp:effectExtent l="0" t="0" r="2540" b="0"/>
            <wp:docPr id="1077790131" name="图片 28" descr="图表, 折线图, 散点图&#10;&#10;描述已自动生成"/>
            <wp:cNvGraphicFramePr/>
            <a:graphic xmlns:a="http://schemas.openxmlformats.org/drawingml/2006/main">
              <a:graphicData uri="http://schemas.openxmlformats.org/drawingml/2006/picture">
                <pic:pic xmlns:pic="http://schemas.openxmlformats.org/drawingml/2006/picture">
                  <pic:nvPicPr>
                    <pic:cNvPr id="1077790131" name="图片 28" descr="图表, 折线图, 散点图&#10;&#10;描述已自动生成"/>
                    <pic:cNvPicPr>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554605"/>
                    </a:xfrm>
                    <a:prstGeom prst="rect">
                      <a:avLst/>
                    </a:prstGeom>
                    <a:noFill/>
                    <a:ln>
                      <a:noFill/>
                    </a:ln>
                    <a:effectLst/>
                  </pic:spPr>
                </pic:pic>
              </a:graphicData>
            </a:graphic>
          </wp:inline>
        </w:drawing>
      </w:r>
    </w:p>
    <w:p w14:paraId="7D6F2AC1">
      <w:pPr>
        <w:pStyle w:val="20"/>
        <w:widowControl/>
        <w:shd w:val="clear" w:color="auto" w:fill="FFFFFF"/>
        <w:ind w:firstLine="0" w:firstLineChars="0"/>
        <w:jc w:val="center"/>
        <w:rPr>
          <w:rFonts w:hint="default" w:ascii="Times New Roman" w:hAnsi="Times New Roman"/>
          <w:b/>
          <w:bCs/>
        </w:rPr>
      </w:pPr>
      <w:del w:id="5" w:author="灵燕智能" w:date="2026-10-12T17:03:58Z">
        <w:r>
          <w:rPr>
            <w:rFonts w:ascii="Times New Roman" w:hAnsi="Times New Roman"/>
            <w:b/>
            <w:bCs/>
          </w:rPr>
          <w:delText>同花顺单笔交易接口并发数</w:delText>
        </w:r>
      </w:del>
      <w:ins w:id="6" w:author="灵燕智能" w:date="2026-10-12T17:03:58Z">
        <w:r>
          <w:rPr>
            <w:rFonts w:ascii="Times New Roman" w:hAnsi="Times New Roman"/>
            <w:b/>
            <w:bCs/>
          </w:rPr>
          <w:t xml:space="preserve">单笔接口并发数</w:t>
        </w:r>
      </w:ins>
    </w:p>
    <w:p w14:paraId="65906DAD">
      <w:pPr>
        <w:pStyle w:val="10"/>
        <w:bidi w:val="0"/>
        <w:ind w:left="864" w:leftChars="0" w:hanging="864" w:firstLineChars="0"/>
        <w:rPr>
          <w:rFonts w:hint="eastAsia"/>
        </w:rPr>
      </w:pPr>
      <w:r>
        <w:rPr>
          <w:rFonts w:hint="eastAsia"/>
        </w:rPr>
        <w:t>数据加密方案</w:t>
      </w:r>
    </w:p>
    <w:p w14:paraId="70CC768A">
      <w:pPr>
        <w:pStyle w:val="TenderBody"/>
        <w:ind w:firstLine="482"/>
        <w:rPr>
          <w:rFonts w:hint="eastAsia"/>
          <w:b/>
          <w:bCs/>
        </w:rPr>
      </w:pPr>
      <w:r>
        <w:rPr>
          <w:rFonts w:hint="eastAsia"/>
          <w:b/>
          <w:bCs/>
        </w:rPr>
        <w:t>API接口方案：</w:t>
      </w:r>
    </w:p>
    <w:p w14:paraId="6EEC6D2A">
      <w:pPr>
        <w:pStyle w:val="TenderBody"/>
        <w:rPr>
          <w:rFonts w:hint="eastAsia"/>
        </w:rPr>
      </w:pPr>
      <w:del w:id="3" w:author="灵燕智能" w:date="2026-10-12T17:03:58Z">
        <w:r>
          <w:rPr>
            <w:rFonts w:hint="eastAsia"/>
          </w:rPr>
          <w:delText>同花顺承诺：</w:delText>
        </w:r>
      </w:del>
      <w:ins w:id="4" w:author="灵燕智能" w:date="2026-10-12T17:03:58Z">
        <w:r>
          <w:rPr>
            <w:rFonts w:hint="eastAsia"/>
          </w:rPr>
          <w:t xml:space="preserve">我方承诺：</w:t>
        </w:r>
      </w:ins>
    </w:p>
    <w:p w14:paraId="7F24C6C9">
      <w:pPr>
        <w:pStyle w:val="TenderBody"/>
        <w:rPr>
          <w:rFonts w:hint="eastAsia"/>
        </w:rPr>
      </w:pPr>
      <w:del w:id="39" w:author="灵燕智能" w:date="2026-10-12T17:04:34Z">
        <w:r>
          <w:rPr>
            <w:rFonts w:hint="eastAsia"/>
          </w:rPr>
          <w:delText>对采购单位查询返回的数据文件需国密加密后按招标人要求的方式返回。</w:delText>
        </w:r>
      </w:del>
      <w:ins w:id="40" w:author="灵燕智能" w:date="2026-10-12T17:04:34Z">
        <w:r>
          <w:rPr>
            <w:rFonts w:hint="eastAsia"/>
          </w:rPr>
          <w:t xml:space="preserve">对采购人查询返回的数据文件采用国密SM2算法加签验签，并按采购人要求的方式加密返回。</w:t>
        </w:r>
      </w:ins>
    </w:p>
    <w:p w14:paraId="40EB07D4">
      <w:pPr>
        <w:pStyle w:val="TenderBody"/>
        <w:rPr>
          <w:rFonts w:hint="eastAsia"/>
        </w:rPr>
      </w:pPr>
      <w:r>
        <w:rPr>
          <w:rFonts w:hint="eastAsia"/>
        </w:rPr>
        <w:t xml:space="preserve">对通信安全、会话安全及数据安全做保证，防止信息泄露。</w:t>
      </w:r>
      <w:del w:id="1" w:author="灵燕智能" w:date="2026-10-12T17:03:58Z">
        <w:r>
          <w:rPr>
            <w:rFonts w:hint="eastAsia"/>
          </w:rPr>
          <w:delText xml:space="preserve">发生信息泄露情形，能够在24小时内容上报招标人。</w:delText>
        </w:r>
      </w:del>
      <w:ins w:id="2" w:author="灵燕智能" w:date="2026-10-12T17:03:58Z">
        <w:r>
          <w:rPr>
            <w:rFonts w:hint="eastAsia"/>
          </w:rPr>
          <w:t xml:space="preserve">发生信息泄露情形，能够在1小时内通报采购人，并在24小时内提交正式报告。</w:t>
        </w:r>
      </w:ins>
      <w:r>
        <w:rPr>
          <w:rFonts w:hint="eastAsia"/>
        </w:rPr>
        <w:t xml:space="preserve">通信安全方法包括证书、IP地址白名单等方法，会话安全包括合作方标识+秘钥、IP地址白名单+登录、渠道号+秘钥、账号+秘钥等方法，数据安全包括报文MAC校验、关键信息加密等方法。</w:t>
      </w:r>
    </w:p>
    <w:p w14:paraId="13981EC5">
      <w:pPr>
        <w:pStyle w:val="TenderBody"/>
        <w:rPr>
          <w:rFonts w:hint="eastAsia"/>
        </w:rPr>
      </w:pPr>
      <w:r>
        <w:rPr>
          <w:rFonts w:hint="eastAsia"/>
        </w:rPr>
        <w:drawing>
          <wp:inline distT="0" distB="0" distL="0" distR="0">
            <wp:extent cx="5274310" cy="3440430"/>
            <wp:effectExtent l="0" t="0" r="2540" b="7620"/>
            <wp:docPr id="584199806" name="图片 61" descr="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9806" name="图片 61" descr="screensho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440430"/>
                    </a:xfrm>
                    <a:prstGeom prst="rect">
                      <a:avLst/>
                    </a:prstGeom>
                    <a:noFill/>
                    <a:ln>
                      <a:noFill/>
                    </a:ln>
                  </pic:spPr>
                </pic:pic>
              </a:graphicData>
            </a:graphic>
          </wp:inline>
        </w:drawing>
      </w:r>
    </w:p>
    <w:p w14:paraId="4DE11B5F">
      <w:pPr>
        <w:pStyle w:val="TenderBody"/>
        <w:rPr>
          <w:rFonts w:hint="eastAsia"/>
        </w:rPr>
      </w:pPr>
      <w:r>
        <w:drawing>
          <wp:inline distT="0" distB="0" distL="0" distR="0">
            <wp:extent cx="5274310" cy="4054475"/>
            <wp:effectExtent l="0" t="0" r="2540" b="3175"/>
            <wp:docPr id="170823508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5087" name="图片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4054475"/>
                    </a:xfrm>
                    <a:prstGeom prst="rect">
                      <a:avLst/>
                    </a:prstGeom>
                    <a:noFill/>
                    <a:ln>
                      <a:noFill/>
                    </a:ln>
                  </pic:spPr>
                </pic:pic>
              </a:graphicData>
            </a:graphic>
          </wp:inline>
        </w:drawing>
      </w:r>
    </w:p>
    <w:p w14:paraId="4FE3E101">
      <w:pPr>
        <w:pStyle w:val="TenderBody"/>
        <w:ind w:firstLine="482"/>
        <w:rPr>
          <w:rFonts w:hint="eastAsia"/>
          <w:b/>
          <w:bCs/>
        </w:rPr>
      </w:pPr>
      <w:r>
        <w:rPr>
          <w:rFonts w:hint="eastAsia"/>
          <w:b/>
          <w:bCs/>
        </w:rPr>
        <w:t>数据同步方案：</w:t>
      </w:r>
    </w:p>
    <w:p w14:paraId="743BC6DD">
      <w:pPr>
        <w:pStyle w:val="TenderBody"/>
        <w:rPr>
          <w:rFonts w:hint="eastAsia"/>
        </w:rPr>
      </w:pPr>
      <w:del w:id="35" w:author="灵燕智能" w:date="2026-10-12T17:04:10Z">
        <w:r>
          <w:rPr>
            <w:rFonts w:hint="eastAsia"/>
          </w:rPr>
          <w:delText>同花顺承诺：</w:delText>
        </w:r>
      </w:del>
      <w:ins w:id="36" w:author="灵燕智能" w:date="2026-10-12T17:04:10Z">
        <w:r>
          <w:rPr>
            <w:rFonts w:hint="eastAsia"/>
          </w:rPr>
          <w:t xml:space="preserve">我方承诺：</w:t>
        </w:r>
      </w:ins>
    </w:p>
    <w:p w14:paraId="344914E1">
      <w:pPr>
        <w:pStyle w:val="TenderBody"/>
        <w:rPr>
          <w:rFonts w:hint="eastAsia"/>
        </w:rPr>
      </w:pPr>
      <w:r>
        <w:rPr>
          <w:rFonts w:hint="eastAsia"/>
        </w:rPr>
        <w:t>数据采用加密方式传输，实施敏感数据匿名化处理，提供有效的安全措施能够防范数据泄露风险。</w:t>
      </w:r>
    </w:p>
    <w:p w14:paraId="72B2DAAB">
      <w:pPr>
        <w:pStyle w:val="TenderBody"/>
        <w:rPr>
          <w:rFonts w:hint="eastAsia"/>
        </w:rPr>
      </w:pPr>
      <w:r>
        <w:rPr>
          <w:rFonts w:hint="eastAsia"/>
        </w:rPr>
        <w:t>详细数据加密方案如下：</w:t>
      </w:r>
    </w:p>
    <w:p w14:paraId="527BD7A4">
      <w:pPr>
        <w:pStyle w:val="TenderBody"/>
        <w:rPr>
          <w:rFonts w:hint="eastAsia"/>
        </w:rPr>
      </w:pPr>
      <w:del w:id="33" w:author="灵燕智能" w:date="2026-10-12T17:04:10Z">
        <w:r>
          <w:rPr>
            <w:rFonts w:hint="eastAsia"/>
          </w:rPr>
          <w:delText>用户认证服务由同花顺统一认证中心提供且账号与部署机器MAC地址绑定，确保账号安全性。</w:delText>
        </w:r>
      </w:del>
      <w:ins w:id="34" w:author="灵燕智能" w:date="2026-10-12T17:04:10Z">
        <w:r>
          <w:rPr>
            <w:rFonts w:hint="eastAsia"/>
          </w:rPr>
          <w:t xml:space="preserve">用户认证服务由我方统一认证中心提供，账号与部署机器MAC地址绑定，确保账号安全性。</w:t>
        </w:r>
      </w:ins>
    </w:p>
    <w:p w14:paraId="740CA2CA">
      <w:pPr>
        <w:pStyle w:val="TenderBody"/>
        <w:rPr>
          <w:rFonts w:hint="eastAsia"/>
        </w:rPr>
      </w:pPr>
      <w:r>
        <w:rPr>
          <w:rFonts w:hint="eastAsia"/>
        </w:rPr>
        <w:drawing>
          <wp:inline distT="0" distB="0" distL="0" distR="0">
            <wp:extent cx="5274310" cy="715645"/>
            <wp:effectExtent l="0" t="0" r="2540" b="8255"/>
            <wp:docPr id="777155019" name="图片 59"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777155019" name="图片 59" descr="图形用户界面, 应用程序&#10;&#10;描述已自动生成"/>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715645"/>
                    </a:xfrm>
                    <a:prstGeom prst="rect">
                      <a:avLst/>
                    </a:prstGeom>
                    <a:noFill/>
                    <a:ln>
                      <a:noFill/>
                    </a:ln>
                    <a:effectLst/>
                  </pic:spPr>
                </pic:pic>
              </a:graphicData>
            </a:graphic>
          </wp:inline>
        </w:drawing>
      </w:r>
    </w:p>
    <w:p w14:paraId="23CE1506">
      <w:pPr>
        <w:pStyle w:val="TenderBody"/>
        <w:rPr>
          <w:rFonts w:hint="eastAsia"/>
        </w:rPr>
      </w:pPr>
      <w:del w:id="31" w:author="灵燕智能" w:date="2026-10-12T17:04:10Z">
        <w:r>
          <w:rPr>
            <w:rFonts w:hint="eastAsia"/>
          </w:rPr>
          <w:delText>同步客户端与服务端之间交互采用https协议，保证数据传输过程中的安全性。</w:delText>
        </w:r>
      </w:del>
      <w:ins w:id="32" w:author="灵燕智能" w:date="2026-10-12T17:04:10Z">
        <w:r>
          <w:rPr>
            <w:rFonts w:hint="eastAsia"/>
          </w:rPr>
          <w:t xml:space="preserve">同步客户端与服务端之间交互采用HTTPS协议，传输过程使用国密算法加签验签加密，保证数据传输过程中的安全性。</w:t>
        </w:r>
      </w:ins>
    </w:p>
    <w:p w14:paraId="3409418D">
      <w:pPr>
        <w:pStyle w:val="TenderBody"/>
        <w:rPr>
          <w:rFonts w:hint="eastAsia"/>
        </w:rPr>
      </w:pPr>
      <w:r>
        <w:rPr>
          <w:rFonts w:hint="eastAsia"/>
        </w:rPr>
        <w:drawing>
          <wp:inline distT="0" distB="0" distL="0" distR="0">
            <wp:extent cx="5274310" cy="860425"/>
            <wp:effectExtent l="0" t="0" r="2540" b="0"/>
            <wp:docPr id="85826142" name="图片 58" descr="文本&#10;&#10;描述已自动生成"/>
            <wp:cNvGraphicFramePr/>
            <a:graphic xmlns:a="http://schemas.openxmlformats.org/drawingml/2006/main">
              <a:graphicData uri="http://schemas.openxmlformats.org/drawingml/2006/picture">
                <pic:pic xmlns:pic="http://schemas.openxmlformats.org/drawingml/2006/picture">
                  <pic:nvPicPr>
                    <pic:cNvPr id="85826142" name="图片 58" descr="文本&#10;&#10;描述已自动生成"/>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860425"/>
                    </a:xfrm>
                    <a:prstGeom prst="rect">
                      <a:avLst/>
                    </a:prstGeom>
                    <a:noFill/>
                    <a:ln>
                      <a:noFill/>
                    </a:ln>
                    <a:effectLst/>
                  </pic:spPr>
                </pic:pic>
              </a:graphicData>
            </a:graphic>
          </wp:inline>
        </w:drawing>
      </w:r>
    </w:p>
    <w:p w14:paraId="622484CE">
      <w:pPr>
        <w:pStyle w:val="TenderBody"/>
        <w:rPr>
          <w:rFonts w:hint="eastAsia"/>
        </w:rPr>
      </w:pPr>
      <w:del w:id="29" w:author="灵燕智能" w:date="2026-10-12T17:04:10Z">
        <w:r>
          <w:rPr>
            <w:rFonts w:hint="eastAsia"/>
          </w:rPr>
          <w:delText>数据文件额外采用SM4分组加密算法加解密，保证数据文件的安全性，防止文件泄漏。</w:delText>
        </w:r>
      </w:del>
      <w:ins w:id="30" w:author="灵燕智能" w:date="2026-10-12T17:04:10Z">
        <w:r>
          <w:rPr>
            <w:rFonts w:hint="eastAsia"/>
          </w:rPr>
          <w:t xml:space="preserve">数据文件额外采用国密SM4分组加密算法加解密，保证数据文件的安全性，防止文件泄漏。</w:t>
        </w:r>
      </w:ins>
    </w:p>
    <w:p w14:paraId="2E07B0B9">
      <w:pPr>
        <w:pStyle w:val="TenderBody"/>
        <w:rPr>
          <w:rFonts w:hint="eastAsia"/>
        </w:rPr>
      </w:pPr>
      <w:r>
        <w:rPr>
          <w:rFonts w:hint="eastAsia"/>
        </w:rPr>
        <w:drawing>
          <wp:inline distT="0" distB="0" distL="0" distR="0">
            <wp:extent cx="5274310" cy="2276475"/>
            <wp:effectExtent l="0" t="0" r="2540" b="9525"/>
            <wp:docPr id="1197382672" name="图片 57" descr="文本&#10;&#10;描述已自动生成"/>
            <wp:cNvGraphicFramePr/>
            <a:graphic xmlns:a="http://schemas.openxmlformats.org/drawingml/2006/main">
              <a:graphicData uri="http://schemas.openxmlformats.org/drawingml/2006/picture">
                <pic:pic xmlns:pic="http://schemas.openxmlformats.org/drawingml/2006/picture">
                  <pic:nvPicPr>
                    <pic:cNvPr id="1197382672" name="图片 57" descr="文本&#10;&#10;描述已自动生成"/>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2276475"/>
                    </a:xfrm>
                    <a:prstGeom prst="rect">
                      <a:avLst/>
                    </a:prstGeom>
                    <a:noFill/>
                    <a:ln>
                      <a:noFill/>
                    </a:ln>
                    <a:effectLst/>
                  </pic:spPr>
                </pic:pic>
              </a:graphicData>
            </a:graphic>
          </wp:inline>
        </w:drawing>
      </w:r>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7:07:42Z">
    <w:p>
      <w:pPr>
        <w:pStyle w:val="CommentText"/>
      </w:pPr>
      <w:r>
        <w:rPr>
          <w:rStyle w:val="CommentReference"/>
        </w:rPr>
        <w:annotationRef/>
      </w:r>
      <w:r>
        <w:t>validate_body 对程序生成的两张分层图示（docx_diagram_insert 的 layered 表格，整体技术架构分层、数据交互模式）报「整行为竖线拼的 markdown 表格残字」——系图示生成器自带的层间箭头行（↓）触发的误报，非正文手写表格；已把 ↓ 替换为文字说明但校验仍报（疑似按行首字符判定）。请主线程在合册前人工核对图示渲染效果，无问题可忽略。</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2">
    <w:nsid w:val="60262FE3"/>
    <w:multiLevelType w:val="singleLevel"/>
    <w:tmpl w:val="60262FE3"/>
    <w:lvl w:ilvl="0" w:tentative="0">
      <w:start w:val="1"/>
      <w:numFmt w:val="decimal"/>
      <w:suff w:val="space"/>
      <w:lvlText w:val="%1."/>
      <w:lvlJc w:val="left"/>
    </w:lvl>
  </w:abstractNum>
  <w:abstractNum w:abstractNumId="9">
    <w:nsid w:val="A395AA84"/>
    <w:multiLevelType w:val="singleLevel"/>
    <w:tmpl w:val="A395AA84"/>
    <w:lvl w:ilvl="0" w:tentative="0">
      <w:start w:val="1"/>
      <w:numFmt w:val="decimal"/>
      <w:suff w:val="space"/>
      <w:lvlText w:val="%1."/>
      <w:lvlJc w:val="left"/>
    </w:lvl>
  </w:abstractNum>
  <w:abstractNum w:abstractNumId="13">
    <w:nsid w:val="00000006"/>
    <w:multiLevelType w:val="multilevel"/>
    <w:tmpl w:val="0000000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 w:type="paragraph" w:styleId="8">
    <w:name w:val="heading 5 2"/>
    <w:basedOn w:val="1"/>
    <w:next w:val="1"/>
    <w:link w:val="33"/>
    <w:unhideWhenUsed/>
    <w:qFormat/>
    <w:uiPriority w:val="0"/>
    <w:pPr>
      <w:keepNext/>
      <w:keepLines/>
      <w:ind w:firstLineChars="0"/>
      <w:jc w:val="left"/>
      <w:outlineLvl w:val="4"/>
    </w:pPr>
    <w:rPr>
      <w:rFonts w:ascii="Songti SC Bold" w:hAnsi="Songti SC Bold" w:eastAsia="Songti SC Bold" w:cs="Songti SC Bold"/>
      <w:b/>
      <w:bCs/>
      <w:color w:val="000000" w:themeColor="text1"/>
      <w14:textFill>
        <w14:solidFill>
          <w14:schemeClr w14:val="tx1"/>
        </w14:solidFill>
      </w14:textFill>
    </w:rPr>
  </w:style>
  <w:style w:type="paragraph" w:styleId="1">
    <w:name w:val="Normal 2"/>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7">
    <w:name w:val="heading 4 2"/>
    <w:basedOn w:val="1"/>
    <w:next w:val="1"/>
    <w:link w:val="32"/>
    <w:unhideWhenUsed/>
    <w:qFormat/>
    <w:uiPriority w:val="0"/>
    <w:pPr>
      <w:keepNext/>
      <w:keepLines/>
      <w:ind w:firstLineChars="0"/>
      <w:jc w:val="left"/>
      <w:outlineLvl w:val="3"/>
    </w:pPr>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character" w:customStyle="1" w:styleId="32">
    <w:name w:val="标题 4 字符"/>
    <w:basedOn w:val="27"/>
    <w:link w:val="7"/>
    <w:qFormat/>
    <w:uiPriority w:val="0"/>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character" w:customStyle="1" w:styleId="33">
    <w:name w:val="标题 5 字符"/>
    <w:basedOn w:val="27"/>
    <w:link w:val="8"/>
    <w:qFormat/>
    <w:uiPriority w:val="0"/>
    <w:rPr>
      <w:rFonts w:ascii="Songti SC Bold" w:hAnsi="Songti SC Bold" w:eastAsia="Songti SC Bold" w:cs="Songti SC Bold"/>
      <w:b/>
      <w:bCs/>
      <w:color w:val="000000" w:themeColor="text1"/>
      <w:sz w:val="24"/>
      <w:szCs w:val="24"/>
      <w14:textFill>
        <w14:solidFill>
          <w14:schemeClr w14:val="tx1"/>
        </w14:solidFill>
      </w14:textFill>
      <w14:ligatures w14:val="standardContextual"/>
    </w:rPr>
  </w:style>
  <w:style w:type="paragraph" w:styleId="2">
    <w:name w:val="Normal Indent"/>
    <w:basedOn w:val="1"/>
    <w:next w:val="3"/>
    <w:link w:val="40"/>
    <w:qFormat/>
    <w:uiPriority w:val="0"/>
    <w:pPr>
      <w:ind w:firstLine="420"/>
    </w:pPr>
  </w:style>
  <w:style w:type="character" w:styleId="27">
    <w:name w:val="Default Paragraph Font 2"/>
    <w:semiHidden/>
    <w:unhideWhenUsed/>
    <w:uiPriority w:val="1"/>
  </w:style>
  <w:style w:type="character" w:customStyle="1" w:styleId="40">
    <w:name w:val="正文缩进 字符"/>
    <w:link w:val="2"/>
    <w:qFormat/>
    <w:uiPriority w:val="0"/>
    <w:rPr>
      <w:rFonts w:ascii="Times New Roman" w:hAnsi="Times New Roman" w:eastAsia="宋体" w:cs="Times New Roman"/>
      <w:kern w:val="2"/>
      <w:sz w:val="24"/>
      <w:szCs w:val="24"/>
    </w:rPr>
  </w:style>
  <w:style w:type="paragraph" w:styleId="3">
    <w:name w:val="Body Text Indent"/>
    <w:basedOn w:val="1"/>
    <w:next w:val="2"/>
    <w:qFormat/>
    <w:uiPriority w:val="0"/>
    <w:pPr>
      <w:spacing w:after="120"/>
      <w:ind w:left="420" w:leftChars="200"/>
    </w:pPr>
  </w:style>
  <w:style w:type="paragraph" w:styleId="5">
    <w:name w:val="heading 2 2"/>
    <w:basedOn w:val="9"/>
    <w:next w:val="9"/>
    <w:link w:val="30"/>
    <w:unhideWhenUsed/>
    <w:qFormat/>
    <w:uiPriority w:val="0"/>
    <w:pPr>
      <w:keepNext/>
      <w:keepLines/>
      <w:ind w:firstLineChars="0"/>
      <w:jc w:val="left"/>
      <w:outlineLvl w:val="1"/>
    </w:pPr>
    <w:rPr>
      <w:rFonts w:ascii="Arial Bold" w:hAnsi="Arial Bold"/>
      <w:b/>
      <w:bCs/>
      <w:sz w:val="32"/>
      <w:szCs w:val="32"/>
    </w:rPr>
  </w:style>
  <w:style w:type="paragraph" w:styleId="4">
    <w:name w:val="heading 4 3"/>
    <w:basedOn w:val="9"/>
    <w:next w:val="9"/>
    <w:link w:val="32"/>
    <w:unhideWhenUsed/>
    <w:qFormat/>
    <w:uiPriority w:val="0"/>
    <w:pPr>
      <w:keepNext/>
      <w:keepLines/>
      <w:ind w:firstLineChars="0"/>
      <w:jc w:val="left"/>
      <w:outlineLvl w:val="3"/>
    </w:pPr>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paragraph" w:customStyle="1" w:styleId="44">
    <w:name w:val="List Paragraph12"/>
    <w:basedOn w:val="9"/>
    <w:qFormat/>
    <w:uiPriority w:val="34"/>
    <w:pPr>
      <w:widowControl/>
      <w:ind w:firstLine="420"/>
      <w:textAlignment w:val="baseline"/>
    </w:pPr>
    <w:rPr>
      <w:color w:val="000000"/>
    </w:rPr>
  </w:style>
  <w:style w:type="character" w:customStyle="1" w:styleId="30">
    <w:name w:val="标题 2 字符"/>
    <w:basedOn w:val="6"/>
    <w:link w:val="5"/>
    <w:qFormat/>
    <w:uiPriority w:val="9"/>
    <w:rPr>
      <w:rFonts w:ascii="Arial Bold" w:hAnsi="Arial Bold" w:eastAsia="宋体" w:cs="Times New Roman"/>
      <w:b/>
      <w:bCs/>
      <w:sz w:val="32"/>
      <w:szCs w:val="32"/>
      <w14:ligatures w14:val="standardContextual"/>
    </w:rPr>
  </w:style>
  <w:style w:type="paragraph" w:styleId="20">
    <w:name w:val="HTML Preformatted"/>
    <w:link w:val="41"/>
    <w:qFormat/>
    <w:uiPriority w:val="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both"/>
    </w:pPr>
    <w:rPr>
      <w:rFonts w:hint="eastAsia" w:ascii="宋体" w:hAnsi="宋体" w:eastAsia="宋体" w:cs="Times New Roman"/>
      <w:color w:val="000000"/>
      <w:kern w:val="2"/>
      <w:sz w:val="24"/>
      <w:szCs w:val="24"/>
      <w:lang w:val="en-US" w:eastAsia="zh-CN" w:bidi="ar-SA"/>
    </w:rPr>
  </w:style>
  <w:style w:type="character" w:styleId="6">
    <w:name w:val="Default Paragraph Font 3"/>
    <w:semiHidden/>
    <w:unhideWhenUsed/>
    <w:uiPriority w:val="1"/>
  </w:style>
  <w:style w:type="character" w:customStyle="1" w:styleId="41">
    <w:name w:val="HTML 预设格式 字符"/>
    <w:basedOn w:val="6"/>
    <w:link w:val="20"/>
    <w:uiPriority w:val="99"/>
    <w:rPr>
      <w:rFonts w:ascii="宋体" w:hAnsi="宋体" w:eastAsia="宋体" w:cs="Times New Roman"/>
      <w:color w:val="000000"/>
      <w:kern w:val="2"/>
      <w:sz w:val="24"/>
      <w:szCs w:val="24"/>
    </w:rPr>
  </w:style>
  <w:style w:type="paragraph" w:styleId="9">
    <w:name w:val="Normal 3"/>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10">
    <w:name w:val="heading 4 4"/>
    <w:basedOn w:val="11"/>
    <w:next w:val="11"/>
    <w:link w:val="32"/>
    <w:unhideWhenUsed/>
    <w:qFormat/>
    <w:uiPriority w:val="0"/>
    <w:pPr>
      <w:keepNext/>
      <w:keepLines/>
      <w:ind w:firstLineChars="0"/>
      <w:jc w:val="left"/>
      <w:outlineLvl w:val="3"/>
    </w:pPr>
    <w:rPr>
      <w:rFonts w:ascii="Songti SC Bold" w:hAnsi="Songti SC Bold" w:eastAsia="Songti SC Bold" w:cs="Songti SC Bold"/>
      <w:b/>
      <w:bCs/>
      <w:color w:val="000000" w:themeColor="text1"/>
      <w:sz w:val="28"/>
      <w:szCs w:val="28"/>
      <w14:textFill>
        <w14:solidFill>
          <w14:schemeClr w14:val="tx1"/>
        </w14:solidFill>
      </w14:textFill>
      <w14:ligatures w14:val="standardContextual"/>
    </w:rPr>
  </w:style>
  <w:style w:type="paragraph" w:styleId="11">
    <w:name w:val="Normal 4"/>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