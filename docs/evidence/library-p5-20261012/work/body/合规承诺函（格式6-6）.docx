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合规承诺函（格式6-6）</w:t>
      </w:r>
    </w:p>
    <w:p w14:paraId="725247C0">
      <w:pPr>
        <w:pStyle w:val="5"/>
        <w:jc w:val="center"/>
        <w:rPr>
          <w:rFonts w:hint="eastAsia" w:ascii="仿宋" w:hAnsi="仿宋" w:eastAsia="仿宋" w:cs="仿宋"/>
          <w:b/>
          <w:bCs w:val="0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 w:val="0"/>
          <w:color w:val="auto"/>
          <w:sz w:val="28"/>
          <w:szCs w:val="28"/>
          <w:highlight w:val="none"/>
          <w:lang w:val="en-US" w:eastAsia="zh-CN"/>
        </w:rPr>
        <w:t>6-6 合规承诺函</w:t>
      </w:r>
    </w:p>
    <w:p w14:paraId="3DCDA418">
      <w:pPr>
        <w:rPr>
          <w:rFonts w:hint="eastAsia" w:ascii="仿宋" w:hAnsi="仿宋" w:eastAsia="仿宋" w:cs="仿宋"/>
          <w:highlight w:val="none"/>
        </w:rPr>
      </w:pPr>
    </w:p>
    <w:p w14:paraId="373DEEEB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/>
        <w:jc w:val="left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致：赣州银行股份有限公司</w:t>
      </w:r>
    </w:p>
    <w:p w14:paraId="3BF8A4FC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7" w:author="灵燕智能" w:date="2026-10-12T17:34:14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我公司愿意针对（</w:delText>
        </w:r>
      </w:del>
      <w:del w:id="7" w:author="灵燕智能" w:date="2026-10-12T17:34:14Z">
        <w:r>
          <w:rPr>
            <w:rFonts w:hint="eastAsia" w:ascii="仿宋" w:hAnsi="仿宋" w:eastAsia="仿宋" w:cs="仿宋"/>
            <w:smallCaps w:val="0"/>
            <w:strike w:val="0"/>
            <w:dstrike w:val="0"/>
            <w:kern w:val="0"/>
            <w:sz w:val="28"/>
            <w:szCs w:val="28"/>
            <w:highlight w:val="none"/>
          </w:rPr>
          <w:delText>单位名称+</w:delText>
        </w:r>
      </w:del>
      <w:del w:id="7" w:author="灵燕智能" w:date="2026-10-12T17:34:14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项目名称）项目进行投标</w:delText>
        </w:r>
      </w:del>
      <w:del w:id="7" w:author="灵燕智能" w:date="2026-10-12T17:34:14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delText>，并承诺如下：</w:delText>
        </w:r>
      </w:del>
      <w:ins w:id="8" w:author="灵燕智能" w:date="2026-10-12T17:34:14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t xml:space="preserve">我公司（杭州研数科技有限公司（验收演示））愿意针对赣州银行2026年度外部数据供应商入围采购项目（招标编号：JXYJ2026-GZYH-G005-1，标段三：行业产业链、资讯与研究分析、ESG与绿色金融数据）进行投标，并承诺如下：</w:t>
        </w:r>
      </w:ins>
    </w:p>
    <w:p w14:paraId="358EF78B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  <w:lang w:eastAsia="zh-CN"/>
        </w:rPr>
        <w:t>一、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本公司所提供的数据来源合法合规，符合法律法规、监管机构要求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  <w:lang w:eastAsia="zh-CN"/>
        </w:rPr>
        <w:t>。</w:t>
      </w:r>
    </w:p>
    <w:p w14:paraId="59D1E53B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  <w:lang w:eastAsia="zh-CN"/>
        </w:rPr>
        <w:t>二、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本公司承诺在收集、使用、存储、加工、对外提供客户数据过程中，均获得了被查询主体的有效授权，不会侵犯第三方商业秘密或个人隐私等合法权益。</w:t>
      </w:r>
    </w:p>
    <w:p w14:paraId="2A9661CC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  <w:lang w:eastAsia="zh-CN"/>
        </w:rPr>
        <w:t>三、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本公司已制定严格的数据安全保密制度、网络安全事件应急预案，及时处置系统漏洞、计算机病毒、网络攻击、网络侵入等安全风险，明确数据的安全。</w:t>
      </w:r>
    </w:p>
    <w:p>
      <w:pPr>
        <w:pStyle w:val="TenderBody"/>
        <w:rPr>
          <w:ins w:id="11" w:author="灵燕智能" w:date="2026-10-12T17:34:24Z"/>
        </w:rPr>
      </w:pPr>
      <w:ins w:id="12" w:author="灵燕智能" w:date="2026-10-12T17:34:24Z">
        <w:r>
          <w:t xml:space="preserve">四、本公司对外部数据的传输通道采用专线或VPN；经互联网传输数据时使用SSL/TLS等强壮的加密算法与安全协议，保证传输过程安全可控。</w:t>
        </w:r>
      </w:ins>
    </w:p>
    <w:p w14:paraId="1E813C35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del w:id="13" w:author="灵燕智能" w:date="2026-10-12T17:34:30Z"/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13" w:author="灵燕智能" w:date="2026-10-12T17:34:30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特此声明！</w:delText>
        </w:r>
      </w:del>
    </w:p>
    <w:p>
      <w:pPr>
        <w:pStyle w:val="TenderBody"/>
        <w:rPr>
          <w:ins w:id="9" w:author="灵燕智能" w:date="2026-10-12T17:34:24Z"/>
        </w:rPr>
      </w:pPr>
      <w:ins w:id="10" w:author="灵燕智能" w:date="2026-10-12T17:34:24Z">
        <w:r>
          <w:t xml:space="preserve">五、本公司负责采购人所需外部数据信息处理，保证数据系统支撑本项目所涉及外部数据服务正常运行，并对采购人输出数据严格保密；在服务实施中执行严格的质量管理，对采购人的服务结果异议复核请求及时核实和回复，并提供产品使用、系统运维、数据解读、风险合规等相关培训。</w:t>
        </w:r>
      </w:ins>
    </w:p>
    <w:p>
      <w:pPr>
        <w:pStyle w:val="TenderBody"/>
        <w:rPr>
          <w:ins w:id="14" w:author="灵燕智能" w:date="2026-10-12T17:34:32Z"/>
        </w:rPr>
      </w:pPr>
      <w:ins w:id="15" w:author="灵燕智能" w:date="2026-10-12T17:34:32Z">
        <w:r>
          <w:t xml:space="preserve">特此声明！</w:t>
        </w:r>
      </w:ins>
    </w:p>
    <w:p w14:paraId="53B00EC8">
      <w:pPr>
        <w:rPr>
          <w:rFonts w:hint="eastAsia" w:ascii="仿宋" w:hAnsi="仿宋" w:eastAsia="仿宋" w:cs="仿宋"/>
          <w:highlight w:val="none"/>
        </w:rPr>
      </w:pPr>
    </w:p>
    <w:p w14:paraId="7EDFE0E9">
      <w:pPr>
        <w:spacing w:line="360" w:lineRule="auto"/>
        <w:ind w:right="420"/>
        <w:rPr>
          <w:rFonts w:hint="eastAsia" w:ascii="仿宋" w:hAnsi="仿宋" w:eastAsia="仿宋" w:cs="仿宋"/>
          <w:sz w:val="27"/>
          <w:szCs w:val="27"/>
          <w:highlight w:val="none"/>
        </w:rPr>
      </w:pPr>
    </w:p>
    <w:p w14:paraId="7CC05BE8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5180" w:firstLineChars="185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5" w:author="灵燕智能" w:date="2026-10-12T17:34:14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delText>投标供应商</w:delText>
        </w:r>
      </w:del>
      <w:del w:id="5" w:author="灵燕智能" w:date="2026-10-12T17:34:14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名称（公章）：</w:delText>
        </w:r>
      </w:del>
      <w:ins w:id="6" w:author="灵燕智能" w:date="2026-10-12T17:34:14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t xml:space="preserve">投标供应商名称（公章）：杭州研数科技有限公司（验收演示）</w:t>
        </w:r>
      </w:ins>
    </w:p>
    <w:p w14:paraId="7309A546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140" w:firstLineChars="5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 xml:space="preserve">                    </w:t>
      </w:r>
      <w:del w:id="3" w:author="灵燕智能" w:date="2026-10-12T17:34:14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 xml:space="preserve">法定代表人（经营者）（签字或盖章）：</w:delText>
        </w:r>
      </w:del>
      <w:ins w:id="4" w:author="灵燕智能" w:date="2026-10-12T17:34:14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t xml:space="preserve">法定代表人（经营者）（签字或盖章）：陈演示</w:t>
        </w:r>
      </w:ins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 xml:space="preserve">        </w:t>
      </w:r>
    </w:p>
    <w:p w14:paraId="67C31AF5">
      <w:pPr>
        <w:widowControl/>
        <w:kinsoku/>
        <w:wordWrap/>
        <w:overflowPunct/>
        <w:topLinePunct w:val="0"/>
        <w:bidi w:val="0"/>
        <w:spacing w:line="360" w:lineRule="auto"/>
        <w:ind w:firstLine="5600" w:firstLineChars="200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1" w:author="灵燕智能" w:date="2026-10-12T17:34:14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年    月    日</w:delText>
        </w:r>
      </w:del>
      <w:ins w:id="2" w:author="灵燕智能" w:date="2026-10-12T17:34:14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t xml:space="preserve">2026年8月19日</w:t>
        </w:r>
      </w:ins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  <w:style w:type="paragraph" w:styleId="5">
    <w:name w:val="heading 4 2"/>
    <w:basedOn w:val="1"/>
    <w:next w:val="1"/>
    <w:link w:val="55"/>
    <w:qFormat/>
    <w:uiPriority w:val="0"/>
    <w:pPr>
      <w:keepNext/>
      <w:keepLines/>
      <w:tabs>
        <w:tab w:val="left" w:pos="0"/>
      </w:tabs>
      <w:spacing w:before="280" w:after="290" w:line="376" w:lineRule="auto"/>
      <w:outlineLvl w:val="3"/>
    </w:pPr>
    <w:rPr>
      <w:rFonts w:ascii="Arial" w:hAnsi="Arial" w:eastAsia="黑体" w:cs="Times New Roman"/>
      <w:bCs/>
      <w:sz w:val="24"/>
      <w:szCs w:val="28"/>
    </w:rPr>
  </w:style>
  <w:style w:type="paragraph" w:styleId="1">
    <w:name w:val="Normal 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customStyle="1" w:styleId="55">
    <w:name w:val="标题 4 Char"/>
    <w:link w:val="5"/>
    <w:uiPriority w:val="0"/>
    <w:rPr>
      <w:rFonts w:ascii="Arial" w:hAnsi="Arial" w:eastAsia="黑体"/>
      <w:bCs/>
      <w:kern w:val="2"/>
      <w:sz w:val="24"/>
      <w:szCs w:val="28"/>
    </w:rPr>
  </w:style>
  <w:style w:type="paragraph" w:styleId="26">
    <w:name w:val="Plain Text"/>
    <w:basedOn w:val="1"/>
    <w:next w:val="5"/>
    <w:link w:val="68"/>
    <w:qFormat/>
    <w:uiPriority w:val="0"/>
    <w:rPr>
      <w:rFonts w:ascii="宋体" w:hAnsi="Courier New" w:cs="Times New Roman"/>
    </w:rPr>
  </w:style>
  <w:style w:type="character" w:customStyle="1" w:styleId="68">
    <w:name w:val="纯文本 字符"/>
    <w:basedOn w:val="44"/>
    <w:link w:val="26"/>
    <w:uiPriority w:val="0"/>
    <w:rPr>
      <w:rFonts w:hint="eastAsia" w:ascii="宋体" w:hAnsi="Courier New" w:eastAsia="宋体" w:cs="Courier New"/>
      <w:kern w:val="2"/>
      <w:sz w:val="21"/>
      <w:szCs w:val="24"/>
    </w:rPr>
  </w:style>
  <w:style w:type="character" w:styleId="44">
    <w:name w:val="Default Paragraph Font 2"/>
    <w:semiHidden/>
    <w:uiPriority w:val="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