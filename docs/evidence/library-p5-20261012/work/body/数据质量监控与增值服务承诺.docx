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数据质量监控与增值服务承诺</w:t>
      </w:r>
    </w:p>
    <w:p>
      <w:pPr>
        <w:rPr>
          <w:del w:id="2" w:author="灵燕智能" w:date="2026-10-12T17:12:56Z"/>
        </w:rPr>
        <w:pStyle w:val="TenderBody"/>
      </w:pPr>
      <w:del w:id="2" w:author="灵燕智能" w:date="2026-10-12T17:12:56Z">
        <w:r>
          <w:delText>数据质量监控体系</w:delText>
        </w:r>
      </w:del>
    </w:p>
    <w:p>
      <w:pPr>
        <w:pStyle w:val="TenderBody"/>
      </w:pPr>
      <w:r>
        <w:t>我方基于数据质量控制平台建设对采购人的数据运行监控，主要工具如下：</w:t>
      </w:r>
    </w:p>
    <w:p>
      <w:pPr>
        <w:pStyle w:val="TenderBody"/>
      </w:pPr>
      <w:r>
        <w:t>质量看板：支持对数据质量问题数据进行变化趋势分析，更直观的查看质量问题的变化以及对质量问题数据进行分析。</w:t>
      </w:r>
    </w:p>
    <w:p>
      <w:pPr>
        <w:pStyle w:val="TenderBody"/>
      </w:pPr>
      <w:r>
        <w:t>规则引擎：支持对字段、字段与字段、表间记录、表与表多维度自定义规则，并辅助模型检测，核查数据问题。</w:t>
      </w:r>
    </w:p>
    <w:p>
      <w:pPr>
        <w:pStyle w:val="TenderBody"/>
      </w:pPr>
      <w:r>
        <w:t>质量监控：对重点数据和重点库表进行监控，对异常数据及时预警并跟踪。</w:t>
      </w:r>
    </w:p>
    <w:p>
      <w:pPr>
        <w:pStyle w:val="TenderBody"/>
      </w:pPr>
      <w:r>
        <w:t>质量报告：多维度统计数据质量问题并生成报告，沉淀质量问题，进一步提高数据质量。</w:t>
      </w:r>
    </w:p>
    <w:p>
      <w:pPr>
        <w:pStyle w:val="TenderBody"/>
        <w:rPr>
          <w:ins w:id="3" w:author="灵燕智能" w:date="2026-10-12T17:13:06Z"/>
        </w:rPr>
      </w:pPr>
      <w:ins w:id="4" w:author="灵燕智能" w:date="2026-10-12T17:13:06Z">
        <w:r>
          <w:t xml:space="preserve">按本项目知识产权保护要求：我方不将产品所涉及的设计思想、产品结构、技术文档、源代码等技术资料转让、销售、赠送或泄露给第三方；本服务项目产生的成果及开发过程中已融入的定制成果，其知识产权和相关专利归采购人所有；我方为采购人编制的所有计划、图纸、规范/说明书、方案、案例、报告、其他文件和软件均为采购人财产，最迟不超过合同终止或期满时全部交付采购人。因我方数据质量问题给采购人造成经济损失或名誉伤害的，我方负责赔偿全部损失。</w:t>
        </w:r>
      </w:ins>
    </w:p>
    <w:p>
      <w:pPr>
        <w:pStyle w:val="TenderBody"/>
      </w:pPr>
      <w:r>
        <w:t>在此监控体系基础上，我方向采购人提供以下常态服务：其一，质量异动预警主动推送——重点数据的异动、缺失、异常一经系统识别即实时通知采购人指定联系人，不等采购人查询发现；其二，按月出具数据运行监控报告，内容包括数据更新及时性、同步成功率、质量规则触发情况与处置结果，供采购人按月评估服务状况。对采购人提出的数据问题异议，按双方约定时限核实并书面回复。</w:t>
      </w:r>
    </w:p>
    <w:p>
      <w:pPr>
        <w:rPr>
          <w:del w:id="1" w:author="灵燕智能" w:date="2026-10-12T17:12:56Z"/>
        </w:rPr>
        <w:pStyle w:val="TenderBody"/>
      </w:pPr>
      <w:del w:id="1" w:author="灵燕智能" w:date="2026-10-12T17:12:56Z">
        <w:r>
          <w:delText>增值服务承诺</w:delText>
        </w:r>
      </w:del>
    </w:p>
    <w:p>
      <w:pPr>
        <w:pStyle w:val="TenderBody"/>
      </w:pPr>
      <w:r>
        <w:t>为提升采购人外部数据服务的使用价值，我方承诺在合同期内免费提供以下三项增值服务：</w:t>
      </w:r>
    </w:p>
    <w:p>
      <w:pPr>
        <w:pStyle w:val="TenderCaption"/>
        <w:jc w:val="center"/>
      </w:pPr>
      <w:r>
        <w:t>增值服务清单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  <w:shd w:val="clear" w:color="auto" w:fill="F2F2F2"/>
          </w:tcPr>
          <w:p>
            <w:pPr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type="dxa" w:w="2075"/>
            <w:shd w:val="clear" w:color="auto" w:fill="F2F2F2"/>
          </w:tcPr>
          <w:p>
            <w:pPr>
              <w:jc w:val="center"/>
            </w:pPr>
            <w:r>
              <w:rPr>
                <w:b/>
              </w:rPr>
              <w:t>增值服务</w:t>
            </w:r>
          </w:p>
        </w:tc>
        <w:tc>
          <w:tcPr>
            <w:tcW w:type="dxa" w:w="2075"/>
            <w:shd w:val="clear" w:color="auto" w:fill="F2F2F2"/>
          </w:tcPr>
          <w:p>
            <w:pPr>
              <w:jc w:val="center"/>
            </w:pPr>
            <w:r>
              <w:rPr>
                <w:b/>
              </w:rPr>
              <w:t>服务内容</w:t>
            </w:r>
          </w:p>
        </w:tc>
        <w:tc>
          <w:tcPr>
            <w:tcW w:type="dxa" w:w="2075"/>
            <w:shd w:val="clear" w:color="auto" w:fill="F2F2F2"/>
          </w:tcPr>
          <w:p>
            <w:pPr>
              <w:jc w:val="center"/>
            </w:pPr>
            <w:r>
              <w:rPr>
                <w:b/>
              </w:rPr>
              <w:t>提供频次</w:t>
            </w:r>
          </w:p>
        </w:tc>
      </w:tr>
      <w:tr>
        <w:tc>
          <w:tcPr>
            <w:tcW w:type="dxa" w:w="2075"/>
          </w:tcPr>
          <w:p>
            <w:r>
              <w:t>1</w:t>
            </w:r>
          </w:p>
        </w:tc>
        <w:tc>
          <w:tcPr>
            <w:tcW w:type="dxa" w:w="2075"/>
          </w:tcPr>
          <w:p>
            <w:r>
              <w:t>市场资讯研究简报</w:t>
            </w:r>
          </w:p>
        </w:tc>
        <w:tc>
          <w:tcPr>
            <w:tcW w:type="dxa" w:w="2075"/>
          </w:tcPr>
          <w:p>
            <w:r>
              <w:t>围绕采购人关注的行业产业链、资讯与研究分析、ESG与绿色金融方向，输出月度重点资讯与研究观点摘要</w:t>
            </w:r>
          </w:p>
        </w:tc>
        <w:tc>
          <w:tcPr>
            <w:tcW w:type="dxa" w:w="2075"/>
          </w:tcPr>
          <w:p>
            <w:r>
              <w:t>每月1次，合同期内持续</w:t>
            </w:r>
          </w:p>
        </w:tc>
      </w:tr>
      <w:tr>
        <w:tc>
          <w:tcPr>
            <w:tcW w:type="dxa" w:w="2075"/>
          </w:tcPr>
          <w:p>
            <w:r>
              <w:t>2</w:t>
            </w:r>
          </w:p>
        </w:tc>
        <w:tc>
          <w:tcPr>
            <w:tcW w:type="dxa" w:w="2075"/>
          </w:tcPr>
          <w:p>
            <w:r>
              <w:t>数据口径说明与答疑支持</w:t>
            </w:r>
          </w:p>
        </w:tc>
        <w:tc>
          <w:tcPr>
            <w:tcW w:type="dxa" w:w="2075"/>
          </w:tcPr>
          <w:p>
            <w:r>
              <w:t>对数据字段口径、指标计算逻辑提供书面说明；对采购人使用中的口径疑问提供专项答疑</w:t>
            </w:r>
          </w:p>
        </w:tc>
        <w:tc>
          <w:tcPr>
            <w:tcW w:type="dxa" w:w="2075"/>
          </w:tcPr>
          <w:p>
            <w:r>
              <w:t>按需，合同期内持续</w:t>
            </w:r>
          </w:p>
        </w:tc>
      </w:tr>
      <w:tr>
        <w:tc>
          <w:tcPr>
            <w:tcW w:type="dxa" w:w="2075"/>
          </w:tcPr>
          <w:p>
            <w:r>
              <w:t>3</w:t>
            </w:r>
          </w:p>
        </w:tc>
        <w:tc>
          <w:tcPr>
            <w:tcW w:type="dxa" w:w="2075"/>
          </w:tcPr>
          <w:p>
            <w:r>
              <w:t>行业事件数据专题解读</w:t>
            </w:r>
          </w:p>
        </w:tc>
        <w:tc>
          <w:tcPr>
            <w:tcW w:type="dxa" w:w="2075"/>
          </w:tcPr>
          <w:p>
            <w:r>
              <w:t>针对重大行业事件、监管政策变化，提供受影响数据范围说明与使用建议</w:t>
            </w:r>
          </w:p>
        </w:tc>
        <w:tc>
          <w:tcPr>
            <w:tcW w:type="dxa" w:w="2075"/>
          </w:tcPr>
          <w:p>
            <w:r>
              <w:t>事件触发，合同期内持续</w:t>
            </w:r>
          </w:p>
        </w:tc>
      </w:tr>
    </w:tbl>
    <w:p>
      <w:pPr>
        <w:pStyle w:val="TenderBody"/>
      </w:pPr>
      <w:r>
        <w:t>以上增值服务不另行收费，服务结果以采购人确认的需求范围为准。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sz w:val="21"/>
        <w:szCs w:val="21"/>
      </w:rPr>
      <w:fldChar w:fldCharType="begin"/>
    </w:r>
    <w:r>
      <w:rPr>
        <w:rFonts w:ascii="Times New Roman" w:hAnsi="Times New Roman" w:eastAsia="Times New Roman" w:cs="Times New Roman"/>
        <w:sz w:val="21"/>
        <w:szCs w:val="21"/>
      </w:rPr>
      <w:instrText xml:space="preserve"> PAGE </w:instrText>
    </w:r>
    <w:r>
      <w:rPr>
        <w:rFonts w:ascii="Times New Roman" w:hAnsi="Times New Roman" w:eastAsia="Times New Roman" w:cs="Times New Roman"/>
        <w:sz w:val="21"/>
        <w:szCs w:val="21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jc w:val="both"/>
    </w:pPr>
    <w:rPr>
      <w:rFonts w:ascii="Times New Roman" w:hAnsi="Times New Roman" w:eastAsia="宋体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260" w:line="240" w:lineRule="auto"/>
      <w:outlineLvl w:val="0"/>
    </w:pPr>
    <w:rPr>
      <w:rFonts w:ascii="黑体" w:hAnsi="黑体" w:eastAsia="黑体" w:cs="黑体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260" w:line="240" w:lineRule="auto"/>
      <w:outlineLvl w:val="1"/>
    </w:pPr>
    <w:rPr>
      <w:rFonts w:ascii="黑体" w:hAnsi="黑体" w:eastAsia="黑体" w:cs="黑体"/>
      <w:b/>
      <w:bCs/>
      <w:i w:val="0"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260" w:line="240" w:lineRule="auto"/>
      <w:outlineLvl w:val="2"/>
    </w:pPr>
    <w:rPr>
      <w:rFonts w:ascii="黑体" w:hAnsi="黑体" w:eastAsia="黑体" w:cs="黑体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60" w:after="260" w:line="240" w:lineRule="auto"/>
      <w:outlineLvl w:val="3"/>
    </w:pPr>
    <w:rPr>
      <w:rFonts w:ascii="黑体" w:hAnsi="黑体" w:eastAsia="黑体" w:cs="黑体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黑体" w:hAnsi="黑体" w:eastAsia="黑体" w:cs="黑体"/>
      <w:b/>
      <w:bCs/>
      <w:i w:val="0"/>
      <w:color w:val="00000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黑体" w:hAnsi="黑体" w:eastAsia="黑体" w:cs="黑体"/>
      <w:b/>
      <w:bCs/>
      <w:i w:val="0"/>
      <w:color w:val="000000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黑体" w:hAnsi="黑体" w:eastAsia="黑体" w:cs="黑体"/>
      <w:b/>
      <w:bCs/>
      <w:i w:val="0"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 w:before="0"/>
      <w:contextualSpacing/>
      <w:jc w:val="center"/>
    </w:pPr>
    <w:rPr>
      <w:rFonts w:ascii="黑体" w:hAnsi="黑体" w:eastAsia="黑体" w:cs="黑体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黑体" w:hAnsi="黑体" w:eastAsia="黑体" w:cs="黑体"/>
      <w:b/>
      <w:i w:val="0"/>
      <w:color w:val="000000"/>
      <w:spacing w:val="5"/>
      <w:kern w:val="28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黑体" w:hAnsi="黑体" w:eastAsia="黑体" w:cs="黑体"/>
      <w:b/>
      <w:bCs/>
      <w:i w:val="0"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Normal"/>
    <w:next w:val="Normal"/>
    <w:uiPriority w:val="39"/>
    <w:semiHidden/>
    <w:unhideWhenUsed/>
    <w:qFormat/>
    <w:rsid w:val="00FC693F"/>
    <w:pPr>
      <w:spacing w:before="0" w:after="360"/>
      <w:jc w:val="center"/>
      <w:outlineLvl w:val="9"/>
    </w:pPr>
    <w:rPr>
      <w:rFonts w:ascii="黑体" w:hAnsi="黑体" w:eastAsia="黑体" w:cs="黑体"/>
      <w:b/>
      <w:color w:val="000000"/>
      <w:sz w:val="3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nderBody">
    <w:name w:val="Tender Body"/>
    <w:basedOn w:val="Normal"/>
    <w:qFormat/>
    <w:pPr>
      <w:spacing w:line="360" w:lineRule="auto" w:before="0" w:after="0"/>
      <w:ind w:firstLineChars="200" w:firstLine="480"/>
      <w:jc w:val="both"/>
    </w:pPr>
  </w:style>
  <w:style w:type="paragraph" w:customStyle="1" w:styleId="TenderCover">
    <w:name w:val="Tender Cover"/>
    <w:basedOn w:val="Normal"/>
    <w:qFormat/>
    <w:pPr>
      <w:spacing w:line="360" w:lineRule="auto" w:before="0" w:after="360"/>
      <w:jc w:val="center"/>
    </w:pPr>
    <w:rPr>
      <w:rFonts w:ascii="黑体" w:hAnsi="黑体" w:eastAsia="黑体" w:cs="黑体"/>
      <w:b/>
      <w:sz w:val="44"/>
    </w:rPr>
  </w:style>
  <w:style w:type="paragraph" w:customStyle="1" w:styleId="TenderCoverSub">
    <w:name w:val="Tender Cover Sub"/>
    <w:basedOn w:val="TenderCover"/>
    <w:qFormat/>
    <w:pPr>
      <w:spacing w:after="120"/>
      <w:jc w:val="center"/>
    </w:pPr>
    <w:rPr>
      <w:b/>
      <w:sz w:val="30"/>
    </w:rPr>
  </w:style>
  <w:style w:type="paragraph" w:customStyle="1" w:styleId="TenderCaption">
    <w:name w:val="Tender Caption"/>
    <w:basedOn w:val="Normal"/>
    <w:qFormat/>
    <w:pPr>
      <w:spacing w:line="360" w:lineRule="auto" w:before="60" w:after="120"/>
      <w:jc w:val="center"/>
    </w:pPr>
    <w:rPr>
      <w:rFonts w:ascii="Times New Roman" w:hAnsi="Times New Roman" w:eastAsia="宋体" w:cs="Times New Roman"/>
      <w:sz w:val="18"/>
    </w:rPr>
  </w:style>
  <w:style w:type="paragraph" w:customStyle="1" w:styleId="TOC1">
    <w:name w:val="toc 1"/>
    <w:basedOn w:val="Normal"/>
    <w:qFormat/>
    <w:pPr>
      <w:tabs>
        <w:tab w:pos="8300" w:val="right" w:leader="dot"/>
      </w:tabs>
      <w:spacing w:line="360" w:lineRule="auto" w:before="0" w:after="0"/>
      <w:ind w:left="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OC2">
    <w:name w:val="toc 2"/>
    <w:basedOn w:val="Normal"/>
    <w:qFormat/>
    <w:pPr>
      <w:tabs>
        <w:tab w:pos="8300" w:val="right" w:leader="dot"/>
      </w:tabs>
      <w:spacing w:line="360" w:lineRule="auto" w:before="0" w:after="0"/>
      <w:ind w:left="48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OC3">
    <w:name w:val="toc 3"/>
    <w:basedOn w:val="Normal"/>
    <w:qFormat/>
    <w:pPr>
      <w:tabs>
        <w:tab w:pos="8300" w:val="right" w:leader="dot"/>
      </w:tabs>
      <w:spacing w:line="360" w:lineRule="auto" w:before="0" w:after="0"/>
      <w:ind w:left="96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enderHeader">
    <w:name w:val="Tender Header"/>
    <w:basedOn w:val="Normal"/>
    <w:pPr>
      <w:spacing w:line="240" w:lineRule="auto"/>
      <w:jc w:val="center"/>
    </w:pPr>
    <w:rPr>
      <w:rFonts w:ascii="Times New Roman" w:hAnsi="Times New Roman" w:eastAsia="宋体" w:cs="Times New Roman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