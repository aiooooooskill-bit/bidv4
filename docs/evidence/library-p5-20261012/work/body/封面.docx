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封面</w:t>
      </w:r>
    </w:p>
    <w:p>
      <w:pPr>
        <w:pStyle w:val="TenderCoverSub"/>
        <w:rPr>
          <w:ins w:id="1" w:author="灵燕智能" w:date="2026-10-12T16:19:33Z"/>
        </w:rPr>
      </w:pPr>
      <w:ins w:id="2" w:author="灵燕智能" w:date="2026-10-12T16:19:33Z">
        <w:r>
          <w:t xml:space="preserve">　</w:t>
        </w:r>
      </w:ins>
    </w:p>
    <w:p>
      <w:pPr>
        <w:pStyle w:val="TenderCoverSub"/>
        <w:rPr>
          <w:ins w:id="3" w:author="灵燕智能" w:date="2026-10-12T16:19:33Z"/>
        </w:rPr>
      </w:pPr>
      <w:ins w:id="4" w:author="灵燕智能" w:date="2026-10-12T16:19:33Z">
        <w:r>
          <w:t xml:space="preserve">　</w:t>
        </w:r>
      </w:ins>
    </w:p>
    <w:p>
      <w:pPr>
        <w:pStyle w:val="TenderCoverSub"/>
        <w:rPr>
          <w:ins w:id="5" w:author="灵燕智能" w:date="2026-10-12T16:19:33Z"/>
        </w:rPr>
      </w:pPr>
      <w:ins w:id="6" w:author="灵燕智能" w:date="2026-10-12T16:19:33Z">
        <w:r>
          <w:t xml:space="preserve">　</w:t>
        </w:r>
      </w:ins>
    </w:p>
    <w:p>
      <w:pPr>
        <w:pStyle w:val="TenderCoverSub"/>
        <w:rPr>
          <w:ins w:id="7" w:author="灵燕智能" w:date="2026-10-12T16:19:33Z"/>
        </w:rPr>
      </w:pPr>
      <w:ins w:id="8" w:author="灵燕智能" w:date="2026-10-12T16:19:33Z">
        <w:r>
          <w:t xml:space="preserve">　</w:t>
        </w:r>
      </w:ins>
    </w:p>
    <w:p>
      <w:pPr>
        <w:pStyle w:val="TenderCover"/>
        <w:rPr>
          <w:ins w:id="9" w:author="灵燕智能" w:date="2026-10-12T16:19:33Z"/>
        </w:rPr>
      </w:pPr>
      <w:ins w:id="10" w:author="灵燕智能" w:date="2026-10-12T16:19:33Z">
        <w:r>
          <w:t xml:space="preserve">正本</w:t>
        </w:r>
      </w:ins>
    </w:p>
    <w:p>
      <w:pPr>
        <w:pStyle w:val="TenderCoverSub"/>
        <w:rPr>
          <w:ins w:id="11" w:author="灵燕智能" w:date="2026-10-12T16:19:33Z"/>
        </w:rPr>
      </w:pPr>
      <w:ins w:id="12" w:author="灵燕智能" w:date="2026-10-12T16:19:33Z">
        <w:r>
          <w:t xml:space="preserve">　</w:t>
        </w:r>
      </w:ins>
    </w:p>
    <w:p>
      <w:pPr>
        <w:pStyle w:val="TenderCover"/>
        <w:rPr>
          <w:ins w:id="13" w:author="灵燕智能" w:date="2026-10-12T16:19:33Z"/>
        </w:rPr>
      </w:pPr>
      <w:ins w:id="14" w:author="灵燕智能" w:date="2026-10-12T16:19:33Z">
        <w:r>
          <w:t xml:space="preserve">投 标 文 件</w:t>
        </w:r>
      </w:ins>
    </w:p>
    <w:p>
      <w:pPr>
        <w:pStyle w:val="TenderCoverSub"/>
        <w:rPr>
          <w:ins w:id="15" w:author="灵燕智能" w:date="2026-10-12T16:19:33Z"/>
        </w:rPr>
      </w:pPr>
      <w:ins w:id="16" w:author="灵燕智能" w:date="2026-10-12T16:19:33Z">
        <w:r>
          <w:t xml:space="preserve">　</w:t>
        </w:r>
      </w:ins>
    </w:p>
    <w:p>
      <w:pPr>
        <w:pStyle w:val="TenderCoverSub"/>
        <w:rPr>
          <w:ins w:id="17" w:author="灵燕智能" w:date="2026-10-12T16:19:33Z"/>
        </w:rPr>
      </w:pPr>
      <w:ins w:id="18" w:author="灵燕智能" w:date="2026-10-12T16:19:33Z">
        <w:r>
          <w:t xml:space="preserve">　</w:t>
        </w:r>
      </w:ins>
    </w:p>
    <w:p>
      <w:pPr>
        <w:pStyle w:val="TenderCoverSub"/>
        <w:rPr>
          <w:ins w:id="19" w:author="灵燕智能" w:date="2026-10-12T16:19:33Z"/>
        </w:rPr>
      </w:pPr>
      <w:ins w:id="20" w:author="灵燕智能" w:date="2026-10-12T16:19:33Z">
        <w:r>
          <w:t xml:space="preserve">　</w:t>
        </w:r>
      </w:ins>
    </w:p>
    <w:p>
      <w:pPr>
        <w:pStyle w:val="TenderCoverSub"/>
        <w:rPr>
          <w:ins w:id="21" w:author="灵燕智能" w:date="2026-10-12T16:19:33Z"/>
        </w:rPr>
      </w:pPr>
      <w:ins w:id="22" w:author="灵燕智能" w:date="2026-10-12T16:19:33Z">
        <w:r>
          <w:t xml:space="preserve">　</w:t>
        </w:r>
      </w:ins>
    </w:p>
    <w:p>
      <w:pPr>
        <w:pStyle w:val="TenderCoverSub"/>
        <w:rPr>
          <w:ins w:id="23" w:author="灵燕智能" w:date="2026-10-12T16:19:33Z"/>
        </w:rPr>
      </w:pPr>
      <w:ins w:id="24" w:author="灵燕智能" w:date="2026-10-12T16:19:33Z">
        <w:r>
          <w:t xml:space="preserve">项目名称：赣州银行2026年度外部数据供应商入围采购项目</w:t>
        </w:r>
      </w:ins>
    </w:p>
    <w:p>
      <w:pPr>
        <w:pStyle w:val="TenderCoverSub"/>
        <w:rPr>
          <w:ins w:id="25" w:author="灵燕智能" w:date="2026-10-12T16:19:33Z"/>
        </w:rPr>
      </w:pPr>
      <w:ins w:id="26" w:author="灵燕智能" w:date="2026-10-12T16:19:33Z">
        <w:r>
          <w:t xml:space="preserve">　</w:t>
        </w:r>
      </w:ins>
    </w:p>
    <w:p>
      <w:pPr>
        <w:pStyle w:val="TenderCoverSub"/>
        <w:rPr>
          <w:ins w:id="27" w:author="灵燕智能" w:date="2026-10-12T16:19:33Z"/>
        </w:rPr>
      </w:pPr>
      <w:ins w:id="28" w:author="灵燕智能" w:date="2026-10-12T16:19:33Z">
        <w:r>
          <w:t xml:space="preserve">招标编号：JXYJ2026-GZYH-G005-1</w:t>
        </w:r>
      </w:ins>
    </w:p>
    <w:p>
      <w:pPr>
        <w:pStyle w:val="TenderCoverSub"/>
        <w:rPr>
          <w:ins w:id="29" w:author="灵燕智能" w:date="2026-10-12T16:19:33Z"/>
        </w:rPr>
      </w:pPr>
      <w:ins w:id="30" w:author="灵燕智能" w:date="2026-10-12T16:19:33Z">
        <w:r>
          <w:t xml:space="preserve">　</w:t>
        </w:r>
      </w:ins>
    </w:p>
    <w:p>
      <w:pPr>
        <w:pStyle w:val="TenderCoverSub"/>
        <w:rPr>
          <w:ins w:id="31" w:author="灵燕智能" w:date="2026-10-12T16:19:33Z"/>
        </w:rPr>
      </w:pPr>
      <w:ins w:id="32" w:author="灵燕智能" w:date="2026-10-12T16:19:33Z">
        <w:r>
          <w:t xml:space="preserve">标段：标段三：行业产业链、资讯与研究分析、ESG与绿色金融数据</w:t>
        </w:r>
      </w:ins>
    </w:p>
    <w:p>
      <w:pPr>
        <w:pStyle w:val="TenderCoverSub"/>
        <w:rPr>
          <w:ins w:id="33" w:author="灵燕智能" w:date="2026-10-12T16:19:33Z"/>
        </w:rPr>
      </w:pPr>
      <w:ins w:id="34" w:author="灵燕智能" w:date="2026-10-12T16:19:33Z">
        <w:r>
          <w:t xml:space="preserve">　</w:t>
        </w:r>
      </w:ins>
    </w:p>
    <w:p>
      <w:pPr>
        <w:pStyle w:val="TenderCoverSub"/>
        <w:rPr>
          <w:ins w:id="35" w:author="灵燕智能" w:date="2026-10-12T16:19:33Z"/>
        </w:rPr>
      </w:pPr>
      <w:ins w:id="36" w:author="灵燕智能" w:date="2026-10-12T16:19:33Z">
        <w:r>
          <w:t xml:space="preserve">　</w:t>
        </w:r>
      </w:ins>
    </w:p>
    <w:p>
      <w:pPr>
        <w:pStyle w:val="TenderCoverSub"/>
        <w:rPr>
          <w:ins w:id="37" w:author="灵燕智能" w:date="2026-10-12T16:19:33Z"/>
        </w:rPr>
      </w:pPr>
      <w:ins w:id="38" w:author="灵燕智能" w:date="2026-10-12T16:19:33Z">
        <w:r>
          <w:t xml:space="preserve">投标供应商名称（公章或自然人印鉴章）：杭州研数科技有限公司（验收演示）</w:t>
        </w:r>
      </w:ins>
    </w:p>
    <w:p>
      <w:pPr>
        <w:pStyle w:val="TenderCoverSub"/>
        <w:rPr>
          <w:ins w:id="39" w:author="灵燕智能" w:date="2026-10-12T16:19:33Z"/>
        </w:rPr>
      </w:pPr>
      <w:ins w:id="40" w:author="灵燕智能" w:date="2026-10-12T16:19:33Z">
        <w:r>
          <w:t xml:space="preserve">　</w:t>
        </w:r>
      </w:ins>
    </w:p>
    <w:p>
      <w:pPr>
        <w:pStyle w:val="TenderCoverSub"/>
        <w:rPr>
          <w:ins w:id="41" w:author="灵燕智能" w:date="2026-10-12T16:19:33Z"/>
        </w:rPr>
      </w:pPr>
      <w:ins w:id="42" w:author="灵燕智能" w:date="2026-10-12T16:19:33Z">
        <w:r>
          <w:t xml:space="preserve">2026年8月19日</w:t>
        </w:r>
      </w:ins>
    </w:p>
    <w:sectPr w:rsidR="00FC693F" w:rsidRPr="0006063C" w:rsidSect="00034616">
      <w:footerReference w:type="default" r:id="rId9"/>
      <w:pgSz w:w="11906" w:h="16838"/>
      <w:pgMar w:top="1440" w:right="1803" w:bottom="1440" w:left="1803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sz w:val="21"/>
        <w:szCs w:val="21"/>
      </w:rPr>
      <w:fldChar w:fldCharType="begin"/>
    </w:r>
    <w:r>
      <w:rPr>
        <w:rFonts w:ascii="Times New Roman" w:hAnsi="Times New Roman" w:eastAsia="Times New Roman" w:cs="Times New Roman"/>
        <w:sz w:val="21"/>
        <w:szCs w:val="21"/>
      </w:rPr>
      <w:instrText xml:space="preserve"> PAGE </w:instrText>
    </w:r>
    <w:r>
      <w:rPr>
        <w:rFonts w:ascii="Times New Roman" w:hAnsi="Times New Roman" w:eastAsia="Times New Roman" w:cs="Times New Roman"/>
        <w:sz w:val="21"/>
        <w:szCs w:val="21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</w:pPr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260" w:line="240" w:lineRule="auto"/>
      <w:outlineLvl w:val="0"/>
    </w:pPr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260" w:line="240" w:lineRule="auto"/>
      <w:outlineLvl w:val="1"/>
    </w:pPr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 w:line="240" w:lineRule="auto"/>
      <w:outlineLvl w:val="2"/>
    </w:pPr>
    <w:rPr>
      <w:rFonts w:ascii="黑体" w:hAnsi="黑体" w:eastAsia="黑体" w:cs="黑体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60" w:after="260" w:line="240" w:lineRule="auto"/>
      <w:outlineLvl w:val="3"/>
    </w:pPr>
    <w:rPr>
      <w:rFonts w:ascii="黑体" w:hAnsi="黑体" w:eastAsia="黑体" w:cs="黑体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黑体" w:hAnsi="黑体" w:eastAsia="黑体" w:cs="黑体"/>
      <w:b/>
      <w:bCs/>
      <w:i w:val="0"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 w:before="0"/>
      <w:contextualSpacing/>
      <w:jc w:val="center"/>
    </w:pPr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黑体" w:hAnsi="黑体" w:eastAsia="黑体" w:cs="黑体"/>
      <w:b/>
      <w:bCs/>
      <w:i w:val="0"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Normal"/>
    <w:next w:val="Normal"/>
    <w:uiPriority w:val="39"/>
    <w:semiHidden/>
    <w:unhideWhenUsed/>
    <w:qFormat/>
    <w:rsid w:val="00FC693F"/>
    <w:pPr>
      <w:spacing w:before="0" w:after="360"/>
      <w:jc w:val="center"/>
      <w:outlineLvl w:val="9"/>
    </w:pPr>
    <w:rPr>
      <w:rFonts w:ascii="黑体" w:hAnsi="黑体" w:eastAsia="黑体" w:cs="黑体"/>
      <w:b/>
      <w:color w:val="000000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nderBody">
    <w:name w:val="Tender Body"/>
    <w:basedOn w:val="Normal"/>
    <w:qFormat/>
    <w:pPr>
      <w:spacing w:line="360" w:lineRule="auto" w:before="0" w:after="0"/>
      <w:ind w:firstLineChars="200" w:firstLine="480"/>
      <w:jc w:val="both"/>
    </w:pPr>
  </w:style>
  <w:style w:type="paragraph" w:customStyle="1" w:styleId="TenderCover">
    <w:name w:val="Tender Cover"/>
    <w:basedOn w:val="Normal"/>
    <w:qFormat/>
    <w:pPr>
      <w:spacing w:line="360" w:lineRule="auto" w:before="0" w:after="360"/>
      <w:jc w:val="center"/>
    </w:pPr>
    <w:rPr>
      <w:rFonts w:ascii="黑体" w:hAnsi="黑体" w:eastAsia="黑体" w:cs="黑体"/>
      <w:b/>
      <w:sz w:val="44"/>
    </w:rPr>
  </w:style>
  <w:style w:type="paragraph" w:customStyle="1" w:styleId="TenderCoverSub">
    <w:name w:val="Tender Cover Sub"/>
    <w:basedOn w:val="TenderCover"/>
    <w:qFormat/>
    <w:pPr>
      <w:spacing w:after="120"/>
      <w:jc w:val="center"/>
    </w:pPr>
    <w:rPr>
      <w:b/>
      <w:sz w:val="30"/>
    </w:rPr>
  </w:style>
  <w:style w:type="paragraph" w:customStyle="1" w:styleId="TenderCaption">
    <w:name w:val="Tender Caption"/>
    <w:basedOn w:val="Normal"/>
    <w:qFormat/>
    <w:pPr>
      <w:spacing w:line="360" w:lineRule="auto" w:before="60" w:after="120"/>
      <w:jc w:val="center"/>
    </w:pPr>
    <w:rPr>
      <w:rFonts w:ascii="Times New Roman" w:hAnsi="Times New Roman" w:eastAsia="宋体" w:cs="Times New Roman"/>
      <w:sz w:val="18"/>
    </w:rPr>
  </w:style>
  <w:style w:type="paragraph" w:customStyle="1" w:styleId="TOC1">
    <w:name w:val="toc 1"/>
    <w:basedOn w:val="Normal"/>
    <w:qFormat/>
    <w:pPr>
      <w:tabs>
        <w:tab w:pos="8300" w:val="right" w:leader="dot"/>
      </w:tabs>
      <w:spacing w:line="360" w:lineRule="auto" w:before="0" w:after="0"/>
      <w:ind w:left="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2">
    <w:name w:val="toc 2"/>
    <w:basedOn w:val="Normal"/>
    <w:qFormat/>
    <w:pPr>
      <w:tabs>
        <w:tab w:pos="8300" w:val="right" w:leader="dot"/>
      </w:tabs>
      <w:spacing w:line="360" w:lineRule="auto" w:before="0" w:after="0"/>
      <w:ind w:left="48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3">
    <w:name w:val="toc 3"/>
    <w:basedOn w:val="Normal"/>
    <w:qFormat/>
    <w:pPr>
      <w:tabs>
        <w:tab w:pos="8300" w:val="right" w:leader="dot"/>
      </w:tabs>
      <w:spacing w:line="360" w:lineRule="auto" w:before="0" w:after="0"/>
      <w:ind w:left="96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enderHeader">
    <w:name w:val="Tender Header"/>
    <w:basedOn w:val="Normal"/>
    <w:pPr>
      <w:spacing w:line="240" w:lineRule="auto"/>
      <w:jc w:val="center"/>
    </w:pPr>
    <w:rPr>
      <w:rFonts w:ascii="Times New Roman" w:hAnsi="Times New Roman" w:eastAsia="宋体" w:cs="Times New Roman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