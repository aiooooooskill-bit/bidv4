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法人或其他组织证明材料（格式7-1）</w:t>
      </w:r>
    </w:p>
    <w:p w14:paraId="54B36D59">
      <w:pPr>
        <w:pStyle w:val="5"/>
        <w:spacing w:before="0" w:after="0" w:line="560" w:lineRule="exact"/>
        <w:jc w:val="center"/>
        <w:rPr>
          <w:rFonts w:hint="eastAsia" w:ascii="仿宋" w:hAnsi="仿宋" w:eastAsia="仿宋" w:cs="仿宋"/>
          <w:b/>
          <w:color w:val="auto"/>
          <w:kern w:val="0"/>
          <w:sz w:val="32"/>
          <w:szCs w:val="32"/>
          <w:highlight w:val="none"/>
        </w:rPr>
      </w:pPr>
      <w:r>
        <w:rPr>
          <w:rFonts w:hint="eastAsia" w:ascii="仿宋" w:hAnsi="仿宋" w:eastAsia="仿宋" w:cs="仿宋"/>
          <w:color w:val="auto"/>
          <w:sz w:val="27"/>
          <w:szCs w:val="27"/>
          <w:highlight w:val="none"/>
        </w:rPr>
        <w:br w:type="page"/>
      </w:r>
      <w:r>
        <w:rPr>
          <w:rFonts w:hint="eastAsia" w:ascii="仿宋" w:hAnsi="仿宋" w:eastAsia="仿宋" w:cs="仿宋"/>
          <w:b/>
          <w:color w:val="auto"/>
          <w:kern w:val="0"/>
          <w:sz w:val="32"/>
          <w:szCs w:val="32"/>
          <w:highlight w:val="none"/>
        </w:rPr>
        <w:t>7-1具有独立承担民事责任能力的法人或其他组织或自然人的证明材料</w:t>
      </w:r>
    </w:p>
    <w:p w14:paraId="3F4E8EC9">
      <w:pPr>
        <w:spacing w:line="360" w:lineRule="auto"/>
        <w:jc w:val="center"/>
        <w:rPr>
          <w:rFonts w:hint="eastAsia" w:ascii="仿宋" w:hAnsi="仿宋" w:eastAsia="仿宋" w:cs="仿宋"/>
          <w:color w:val="auto"/>
          <w:highlight w:val="none"/>
        </w:rPr>
      </w:pPr>
    </w:p>
    <w:p w14:paraId="2C3F2159">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说明：</w:t>
      </w:r>
    </w:p>
    <w:p w14:paraId="7816C795">
      <w:pPr>
        <w:spacing w:line="360" w:lineRule="auto"/>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1、如投标供应商的营业执照、税务登记证和组织机构代码证为三证合一的，则只需提供三证合一证件[复印件并加盖投标供应商公章]；如投标供应商的营业执照、税务登记证、组织机构代码证、社会保险登记证、统计登记证为五证合一的，则只需提供五证合一证件[扫描件并加盖投标供应商公章]。</w:t>
      </w:r>
    </w:p>
    <w:p w14:paraId="4DF357B0">
      <w:pPr>
        <w:spacing w:line="360" w:lineRule="auto"/>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2、营业执照副本说明：</w:t>
      </w:r>
    </w:p>
    <w:p w14:paraId="3FBA27C6">
      <w:pPr>
        <w:spacing w:line="360" w:lineRule="auto"/>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（1）必须在有效期内；</w:t>
      </w:r>
    </w:p>
    <w:p w14:paraId="0B46D8E0">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（2）自然人参加的，提供自然人的身份证明。</w:t>
      </w:r>
    </w:p>
    <w:p w14:paraId="7B82160F">
      <w:pPr>
        <w:spacing w:line="360" w:lineRule="auto"/>
        <w:jc w:val="left"/>
        <w:rPr>
          <w:rStyle w:val="76"/>
          <w:rFonts w:hint="eastAsia" w:ascii="仿宋" w:hAnsi="仿宋" w:eastAsia="仿宋" w:cs="仿宋"/>
          <w:bCs/>
          <w:color w:val="auto"/>
          <w:highlight w:val="none"/>
        </w:rPr>
      </w:pPr>
    </w:p>
    <w:p>
      <w:pPr>
        <w:pStyle w:val="TenderBody"/>
        <w:rPr>
          <w:ins w:id="2" w:author="灵燕智能" w:date="2026-10-12T17:54:16Z"/>
        </w:rPr>
      </w:pPr>
      <w:ins w:id="3" w:author="灵燕智能" w:date="2026-10-12T17:54:16Z">
        <w:r>
          <w:t xml:space="preserve">（此处贴入：投标供应商五证合一营业执照副本复印件，加盖投标供应商公章）</w:t>
        </w:r>
      </w:ins>
      <w:commentRangeStart w:id="0"/>
      <w:r/>
      <w:commentRangeEnd w:id="0"/>
      <w:r>
        <w:rPr>
          <w:rStyle w:val="CommentReference"/>
        </w:rPr>
        <w:commentReference w:id="0"/>
      </w:r>
    </w:p>
    <w:p w14:paraId="54A07066">
      <w:pPr>
        <w:rPr>
          <w:del w:id="1" w:author="灵燕智能" w:date="2026-10-12T17:54:16Z"/>
          <w:rFonts w:hint="eastAsia" w:ascii="仿宋" w:hAnsi="仿宋" w:eastAsia="仿宋" w:cs="仿宋"/>
          <w:color w:val="auto"/>
          <w:highlight w:val="none"/>
        </w:rPr>
      </w:pPr>
    </w:p>
    <w:sectPr w:rsidR="00FC693F" w:rsidRPr="0006063C" w:rsidSect="00034616">
      <w:footerReference w:type="default" r:id="rId9"/>
      <w:pgSz w:w="11906" w:h="16838"/>
      <w:pgMar w:top="1440" w:right="1803" w:bottom="1440" w:left="1803" w:header="850" w:footer="99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灵燕智能" w:initials="AI" w:date="2026-10-12T17:54:23Z">
    <w:p>
      <w:pPr>
        <w:pStyle w:val="CommentText"/>
      </w:pPr>
      <w:r>
        <w:rPr>
          <w:rStyle w:val="CommentReference"/>
        </w:rPr>
        <w:annotationRef/>
      </w:r>
      <w:r>
        <w:t>缺料待办：本投标主体为验收演示快照主体（杭州研数科技有限公司（验收演示），统一社会信用代码 DEMO-ONLY-20261012），公司知识库中无其营业执照（五证合一）副本，正式投标前须由用户提供演示主体有效期内营业执照副本复印件并加盖公章后贴入此处（废标级资格件，缺了直接否决）。</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 PAGE </w:instrText>
    </w:r>
    <w:r>
      <w:rPr>
        <w:rFonts w:ascii="Times New Roman" w:hAnsi="Times New Roman" w:eastAsia="Times New Roman"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line="240" w:lineRule="auto"/>
      <w:outlineLvl w:val="0"/>
    </w:pPr>
    <w:rPr>
      <w:rFonts w:ascii="黑体" w:hAnsi="黑体" w:eastAsia="黑体" w:cs="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260" w:line="240" w:lineRule="auto"/>
      <w:outlineLvl w:val="1"/>
    </w:pPr>
    <w:rPr>
      <w:rFonts w:ascii="黑体" w:hAnsi="黑体" w:eastAsia="黑体" w:cs="黑体"/>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260" w:line="240" w:lineRule="auto"/>
      <w:outlineLvl w:val="2"/>
    </w:pPr>
    <w:rPr>
      <w:rFonts w:ascii="黑体" w:hAnsi="黑体" w:eastAsia="黑体" w:cs="黑体"/>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60" w:after="260" w:line="240" w:lineRule="auto"/>
      <w:outlineLvl w:val="3"/>
    </w:pPr>
    <w:rPr>
      <w:rFonts w:ascii="黑体" w:hAnsi="黑体" w:eastAsia="黑体" w:cs="黑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黑体" w:hAnsi="黑体" w:eastAsia="黑体" w:cs="黑体"/>
      <w:b/>
      <w:bCs/>
      <w:i w:val="0"/>
      <w:color w:val="000000"/>
      <w:sz w:val="32"/>
      <w:szCs w:val="28"/>
    </w:rPr>
  </w:style>
  <w:style w:type="character" w:customStyle="1" w:styleId="Heading2Char">
    <w:name w:val="Heading 2 Char"/>
    <w:basedOn w:val="DefaultParagraphFont"/>
    <w:link w:val="Heading2"/>
    <w:uiPriority w:val="9"/>
    <w:rsid w:val="00FC693F"/>
    <w:rPr>
      <w:rFonts w:ascii="黑体" w:hAnsi="黑体" w:eastAsia="黑体" w:cs="黑体"/>
      <w:b/>
      <w:bCs/>
      <w:i w:val="0"/>
      <w:color w:val="000000"/>
      <w:sz w:val="30"/>
      <w:szCs w:val="26"/>
    </w:rPr>
  </w:style>
  <w:style w:type="character" w:customStyle="1" w:styleId="Heading3Char">
    <w:name w:val="Heading 3 Char"/>
    <w:basedOn w:val="DefaultParagraphFont"/>
    <w:link w:val="Heading3"/>
    <w:uiPriority w:val="9"/>
    <w:rsid w:val="00FC693F"/>
    <w:rPr>
      <w:rFonts w:ascii="黑体" w:hAnsi="黑体" w:eastAsia="黑体" w:cs="黑体"/>
      <w:b/>
      <w:bCs/>
      <w:i w:val="0"/>
      <w:color w:val="000000"/>
      <w:sz w:val="28"/>
    </w:rPr>
  </w:style>
  <w:style w:type="paragraph" w:styleId="Title">
    <w:name w:val="Title"/>
    <w:basedOn w:val="Normal"/>
    <w:next w:val="Normal"/>
    <w:link w:val="TitleChar"/>
    <w:uiPriority w:val="10"/>
    <w:qFormat/>
    <w:rsid w:val="00FC693F"/>
    <w:pPr>
      <w:spacing w:after="440" w:line="240" w:lineRule="auto" w:before="0"/>
      <w:contextualSpacing/>
      <w:jc w:val="center"/>
    </w:pPr>
    <w:rPr>
      <w:rFonts w:ascii="黑体" w:hAnsi="黑体" w:eastAsia="黑体" w:cs="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黑体" w:hAnsi="黑体" w:eastAsia="黑体" w:cs="黑体"/>
      <w:b/>
      <w:i w:val="0"/>
      <w:color w:val="000000"/>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黑体" w:hAnsi="黑体" w:eastAsia="黑体" w:cs="黑体"/>
      <w:b/>
      <w:bCs/>
      <w:i w:val="0"/>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spacing w:before="0" w:after="360"/>
      <w:jc w:val="center"/>
      <w:outlineLvl w:val="9"/>
    </w:pPr>
    <w:rPr>
      <w:rFonts w:ascii="黑体" w:hAnsi="黑体" w:eastAsia="黑体" w:cs="黑体"/>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nderBody">
    <w:name w:val="Tender Body"/>
    <w:basedOn w:val="Normal"/>
    <w:qFormat/>
    <w:pPr>
      <w:spacing w:line="360" w:lineRule="auto" w:before="0" w:after="0"/>
      <w:ind w:firstLineChars="200" w:firstLine="480"/>
      <w:jc w:val="both"/>
    </w:pPr>
  </w:style>
  <w:style w:type="paragraph" w:customStyle="1" w:styleId="TenderCover">
    <w:name w:val="Tender Cover"/>
    <w:basedOn w:val="Normal"/>
    <w:qFormat/>
    <w:pPr>
      <w:spacing w:line="360" w:lineRule="auto" w:before="0" w:after="360"/>
      <w:jc w:val="center"/>
    </w:pPr>
    <w:rPr>
      <w:rFonts w:ascii="黑体" w:hAnsi="黑体" w:eastAsia="黑体" w:cs="黑体"/>
      <w:b/>
      <w:sz w:val="44"/>
    </w:rPr>
  </w:style>
  <w:style w:type="paragraph" w:customStyle="1" w:styleId="TenderCoverSub">
    <w:name w:val="Tender Cover Sub"/>
    <w:basedOn w:val="TenderCover"/>
    <w:qFormat/>
    <w:pPr>
      <w:spacing w:after="120"/>
      <w:jc w:val="center"/>
    </w:pPr>
    <w:rPr>
      <w:b/>
      <w:sz w:val="30"/>
    </w:rPr>
  </w:style>
  <w:style w:type="paragraph" w:customStyle="1" w:styleId="TenderCaption">
    <w:name w:val="Tender Caption"/>
    <w:basedOn w:val="Normal"/>
    <w:qFormat/>
    <w:pPr>
      <w:spacing w:line="360" w:lineRule="auto" w:before="60" w:after="120"/>
      <w:jc w:val="center"/>
    </w:pPr>
    <w:rPr>
      <w:rFonts w:ascii="Times New Roman" w:hAnsi="Times New Roman" w:eastAsia="宋体" w:cs="Times New Roman"/>
      <w:sz w:val="18"/>
    </w:rPr>
  </w:style>
  <w:style w:type="paragraph" w:customStyle="1" w:styleId="TOC1">
    <w:name w:val="toc 1"/>
    <w:basedOn w:val="Normal"/>
    <w:qFormat/>
    <w:pPr>
      <w:tabs>
        <w:tab w:pos="8300" w:val="right" w:leader="dot"/>
      </w:tabs>
      <w:spacing w:line="360" w:lineRule="auto" w:before="0" w:after="0"/>
      <w:ind w:left="0"/>
    </w:pPr>
    <w:rPr>
      <w:rFonts w:ascii="Times New Roman" w:hAnsi="Times New Roman" w:eastAsia="宋体" w:cs="Times New Roman"/>
      <w:color w:val="000000"/>
      <w:sz w:val="24"/>
    </w:rPr>
  </w:style>
  <w:style w:type="paragraph" w:customStyle="1" w:styleId="TOC2">
    <w:name w:val="toc 2"/>
    <w:basedOn w:val="Normal"/>
    <w:qFormat/>
    <w:pPr>
      <w:tabs>
        <w:tab w:pos="8300" w:val="right" w:leader="dot"/>
      </w:tabs>
      <w:spacing w:line="360" w:lineRule="auto" w:before="0" w:after="0"/>
      <w:ind w:left="480"/>
    </w:pPr>
    <w:rPr>
      <w:rFonts w:ascii="Times New Roman" w:hAnsi="Times New Roman" w:eastAsia="宋体" w:cs="Times New Roman"/>
      <w:color w:val="000000"/>
      <w:sz w:val="24"/>
    </w:rPr>
  </w:style>
  <w:style w:type="paragraph" w:customStyle="1" w:styleId="TOC3">
    <w:name w:val="toc 3"/>
    <w:basedOn w:val="Normal"/>
    <w:qFormat/>
    <w:pPr>
      <w:tabs>
        <w:tab w:pos="8300" w:val="right" w:leader="dot"/>
      </w:tabs>
      <w:spacing w:line="360" w:lineRule="auto" w:before="0" w:after="0"/>
      <w:ind w:left="960"/>
    </w:pPr>
    <w:rPr>
      <w:rFonts w:ascii="Times New Roman" w:hAnsi="Times New Roman" w:eastAsia="宋体" w:cs="Times New Roman"/>
      <w:color w:val="000000"/>
      <w:sz w:val="24"/>
    </w:rPr>
  </w:style>
  <w:style w:type="paragraph" w:customStyle="1" w:styleId="TenderHeader">
    <w:name w:val="Tender Header"/>
    <w:basedOn w:val="Normal"/>
    <w:pPr>
      <w:spacing w:line="240" w:lineRule="auto"/>
      <w:jc w:val="center"/>
    </w:pPr>
    <w:rPr>
      <w:rFonts w:ascii="Times New Roman" w:hAnsi="Times New Roman" w:eastAsia="宋体" w:cs="Times New Roman"/>
      <w:sz w:val="18"/>
    </w:rPr>
  </w:style>
  <w:style w:type="paragraph" w:styleId="5">
    <w:name w:val="heading 4 2"/>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
    <w:name w:val="Normal 2"/>
    <w:qFormat/>
    <w:uiPriority w:val="0"/>
    <w:pPr>
      <w:widowControl w:val="0"/>
      <w:jc w:val="both"/>
    </w:pPr>
    <w:rPr>
      <w:kern w:val="2"/>
      <w:sz w:val="21"/>
      <w:szCs w:val="24"/>
      <w:lang w:val="en-US" w:eastAsia="zh-CN" w:bidi="ar-SA"/>
    </w:rPr>
  </w:style>
  <w:style w:type="character" w:customStyle="1" w:styleId="76">
    <w:name w:val="fontstyle01"/>
    <w:uiPriority w:val="0"/>
    <w:rPr>
      <w:rFonts w:hint="eastAsia" w:ascii="黑体" w:hAnsi="黑体" w:eastAsia="黑体"/>
      <w:color w:val="000000"/>
      <w:sz w:val="32"/>
      <w:szCs w:val="32"/>
    </w:rPr>
  </w:style>
  <w:style w:type="character" w:customStyle="1" w:styleId="55">
    <w:name w:val="标题 4 Char"/>
    <w:link w:val="5"/>
    <w:uiPriority w:val="0"/>
    <w:rPr>
      <w:rFonts w:ascii="Arial" w:hAnsi="Arial" w:eastAsia="黑体"/>
      <w:bCs/>
      <w:kern w:val="2"/>
      <w:sz w:val="24"/>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