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供应商资格信用承诺函（格式7-2）</w:t>
      </w:r>
    </w:p>
    <w:p w14:paraId="5BDDD5B4">
      <w:pPr>
        <w:pStyle w:val="5"/>
        <w:spacing w:before="0" w:after="0" w:line="560" w:lineRule="exact"/>
        <w:jc w:val="center"/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color w:val="auto"/>
          <w:highlight w:val="none"/>
        </w:rPr>
        <w:br w:type="page"/>
      </w:r>
      <w:bookmarkEnd w:id="166"/>
      <w:bookmarkEnd w:id="167"/>
      <w:r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  <w:t>7-2供应商资格信用承诺</w:t>
      </w:r>
    </w:p>
    <w:p w14:paraId="22B27E88">
      <w:pPr>
        <w:spacing w:line="460" w:lineRule="exact"/>
        <w:ind w:firstLine="562" w:firstLineChars="200"/>
        <w:jc w:val="center"/>
        <w:rPr>
          <w:rFonts w:hint="eastAsia" w:ascii="仿宋" w:hAnsi="仿宋" w:eastAsia="仿宋" w:cs="仿宋"/>
          <w:b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/>
          <w:color w:val="auto"/>
          <w:sz w:val="28"/>
          <w:szCs w:val="28"/>
          <w:highlight w:val="none"/>
        </w:rPr>
        <w:t>供应商的资格信用承诺函</w:t>
      </w:r>
    </w:p>
    <w:p w14:paraId="0C3B6F77">
      <w:pPr>
        <w:spacing w:line="460" w:lineRule="exact"/>
        <w:ind w:firstLine="562" w:firstLineChars="200"/>
        <w:rPr>
          <w:rFonts w:hint="eastAsia" w:ascii="仿宋" w:hAnsi="仿宋" w:eastAsia="仿宋" w:cs="仿宋"/>
          <w:b/>
          <w:color w:val="auto"/>
          <w:sz w:val="28"/>
          <w:szCs w:val="28"/>
          <w:highlight w:val="none"/>
        </w:rPr>
      </w:pPr>
    </w:p>
    <w:p w14:paraId="19127DA6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15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致(采购人或政府采购代理机构):</w:delText>
        </w:r>
      </w:del>
      <w:ins w:id="16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致(采购人或政府采购代理机构)：赣州银行股份有限公司</w:t>
        </w:r>
      </w:ins>
    </w:p>
    <w:p w14:paraId="7A3A5B31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13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单位名称(自然人姓名):</w:delText>
        </w:r>
      </w:del>
      <w:ins w:id="14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单位名称(自然人姓名)：杭州研数科技有限公司（验收演示）</w:t>
        </w:r>
      </w:ins>
    </w:p>
    <w:p w14:paraId="632CFE12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11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统一社会信用代码(身份证号码):</w:delText>
        </w:r>
      </w:del>
      <w:ins w:id="12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统一社会信用代码(身份证号码)：DEMO-ONLY-20261012</w:t>
        </w:r>
      </w:ins>
    </w:p>
    <w:p w14:paraId="43EDE3BC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9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法定代表人(负责人):</w:delText>
        </w:r>
      </w:del>
      <w:ins w:id="10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法定代表人(负责人)：陈演示</w:t>
        </w:r>
      </w:ins>
    </w:p>
    <w:p w14:paraId="17551026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7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联系地址和电话：</w:delText>
        </w:r>
      </w:del>
      <w:ins w:id="8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联系地址和电话：杭州市滨江区演示路100号（验收演示）　0571-00000000（验收演示）</w:t>
        </w:r>
      </w:ins>
    </w:p>
    <w:p w14:paraId="2F06B9A3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我单位(本人)自愿参加本次政府采购活动，严格遵守《中华人民共和国政府采购法》及相关法律法规，坚守公开、公平、公正和诚实信用等原则，依法诚信经营，并郑重承诺：</w:t>
      </w:r>
    </w:p>
    <w:p w14:paraId="417BAE73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(一)我单位(本人)符合采购文件要求以及《中华人民共和国政府采购法》第二十二条规定的条件：</w:t>
      </w:r>
    </w:p>
    <w:p w14:paraId="25068635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1.具有独立承担民事责任的能力；</w:t>
      </w:r>
    </w:p>
    <w:p w14:paraId="31391EC0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 xml:space="preserve">2.具有良好的商业信誉和健全的财务会计制度； </w:t>
      </w:r>
    </w:p>
    <w:p w14:paraId="09E2C361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3.具有履行合同所必需的设备和专业技术能力；</w:t>
      </w:r>
    </w:p>
    <w:p w14:paraId="385C1A9B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4.有依法缴纳税收和社会保障资金的良好记录；</w:t>
      </w:r>
    </w:p>
    <w:p w14:paraId="3F611553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5.参加政府采购活动前三年内，在经营活动中没有重大违法记录；</w:t>
      </w:r>
    </w:p>
    <w:p w14:paraId="5CD6A800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6.符合法律、行政法规规定的其他条件。</w:t>
      </w:r>
    </w:p>
    <w:p w14:paraId="0FC86CA7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(二)我单位(本人)未被列入严重失信主体名单、失信被执行人、税收违法黑名单、政府采购严重违法失信行为记录名单。</w:t>
      </w:r>
    </w:p>
    <w:p w14:paraId="1F235276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我单位(本人)对本承诺函及所承诺事项的真实性、合法性及有效性负责，并已知晓如所作信用承诺不实，可能涉嫌《中华人民共和国政府采购法》第七十七条第一款第(一)项规定的 “提供虚假材料谋取中标、成交”违法情形。经调查属实的， 自觉接受政府采购行政监管部门按照《中华人民共和国政府采 购法》第七十七条：“处以采购金额千分之五以上千分之十以下 的罚款，列入不良行为记录名单，在一至三年内禁止参加政府采购活动，有违法所得的，并处没收违法所得，情节严重的，由市场监管部门吊销营业执照；构成犯罪的，依法追究刑事责任。”处理。</w:t>
      </w:r>
    </w:p>
    <w:p w14:paraId="10834177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</w:p>
    <w:p w14:paraId="56E08679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</w:p>
    <w:p w14:paraId="42CA17DA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5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  <w:lang w:eastAsia="zh-CN"/>
          </w:rPr>
          <w:delText>投标供应商</w:delText>
        </w:r>
      </w:del>
      <w:del w:id="5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名称(单位公章):</w:delText>
        </w:r>
      </w:del>
      <w:ins w:id="6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  <w:lang w:eastAsia="zh-CN"/>
          </w:rPr>
          <w:t xml:space="preserve">投标供应商名称(单位公章)：杭州研数科技有限公司（验收演示）</w:t>
        </w:r>
      </w:ins>
    </w:p>
    <w:p w14:paraId="01A9E101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3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或自然人(签字):</w:delText>
        </w:r>
      </w:del>
      <w:ins w:id="4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或自然人(签字)：陈演示</w:t>
        </w:r>
      </w:ins>
    </w:p>
    <w:p w14:paraId="2E2DA6F3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  <w:del w:id="1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delText>年    月   日</w:delText>
        </w:r>
      </w:del>
      <w:ins w:id="2" w:author="灵燕智能" w:date="2026-10-12T17:35:30Z">
        <w:r>
          <w:rPr>
            <w:rFonts w:hint="eastAsia" w:ascii="仿宋" w:hAnsi="仿宋" w:eastAsia="仿宋" w:cs="仿宋"/>
            <w:bCs/>
            <w:color w:val="auto"/>
            <w:sz w:val="28"/>
            <w:szCs w:val="28"/>
            <w:highlight w:val="none"/>
          </w:rPr>
          <w:t xml:space="preserve">2026年8月19日</w:t>
        </w:r>
      </w:ins>
    </w:p>
    <w:p w14:paraId="1873FDA0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</w:p>
    <w:p w14:paraId="7CCD984A">
      <w:pPr>
        <w:spacing w:line="460" w:lineRule="exact"/>
        <w:ind w:firstLine="560" w:firstLineChars="200"/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</w:pPr>
    </w:p>
    <w:p w14:paraId="0A621798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注： 1.我单位(本人)专指参加政府采购活动的</w:t>
      </w: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  <w:lang w:eastAsia="zh-CN"/>
        </w:rPr>
        <w:t>投标供应商</w:t>
      </w: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(含自然人)。2.</w:t>
      </w: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  <w:lang w:eastAsia="zh-CN"/>
        </w:rPr>
        <w:t>投标供应商</w:t>
      </w:r>
      <w:r>
        <w:rPr>
          <w:rFonts w:hint="eastAsia" w:ascii="仿宋" w:hAnsi="仿宋" w:eastAsia="仿宋" w:cs="仿宋"/>
          <w:bCs/>
          <w:color w:val="auto"/>
          <w:sz w:val="28"/>
          <w:szCs w:val="28"/>
          <w:highlight w:val="none"/>
        </w:rPr>
        <w:t>须在投标文件中按此模板提供承诺函，既未提供前述承诺函又未提供对应事项证明材料的，视为未实质响应招标文件要求，按无效投标处理。</w:t>
      </w:r>
    </w:p>
    <w:p w14:paraId="7ADB9169">
      <w:pPr>
        <w:adjustRightInd w:val="0"/>
        <w:snapToGrid w:val="0"/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05ECC567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7"/>
          <w:szCs w:val="27"/>
          <w:highlight w:val="none"/>
        </w:rPr>
      </w:pP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