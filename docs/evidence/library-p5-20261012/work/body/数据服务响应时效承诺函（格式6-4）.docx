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数据服务响应时效承诺函（格式6-4）</w:t>
      </w:r>
    </w:p>
    <w:p w14:paraId="10855D6F">
      <w:pPr>
        <w:pStyle w:val="26"/>
        <w:pageBreakBefore w:val="0"/>
        <w:kinsoku/>
        <w:wordWrap/>
        <w:overflowPunct/>
        <w:topLinePunct w:val="0"/>
        <w:bidi w:val="0"/>
        <w:spacing w:beforeAutospacing="0" w:line="360" w:lineRule="auto"/>
        <w:ind w:left="0" w:leftChars="0" w:firstLine="560" w:firstLineChars="200"/>
        <w:jc w:val="left"/>
        <w:rPr>
          <w:rFonts w:hint="eastAsia" w:ascii="仿宋" w:hAnsi="仿宋" w:eastAsia="仿宋" w:cs="仿宋"/>
          <w:highlight w:val="none"/>
        </w:rPr>
      </w:pPr>
      <w:r>
        <w:rPr>
          <w:rFonts w:hint="eastAsia" w:ascii="仿宋" w:hAnsi="仿宋" w:eastAsia="仿宋" w:cs="仿宋"/>
          <w:smallCaps w:val="0"/>
          <w:kern w:val="0"/>
          <w:sz w:val="28"/>
          <w:szCs w:val="28"/>
          <w:highlight w:val="none"/>
        </w:rPr>
        <w:t>特此声明！</w:t>
      </w:r>
    </w:p>
    <w:p w14:paraId="050C64D5">
      <w:pPr>
        <w:rPr>
          <w:rFonts w:hint="eastAsia" w:ascii="仿宋" w:hAnsi="仿宋" w:eastAsia="仿宋" w:cs="仿宋"/>
          <w:highlight w:val="none"/>
        </w:rPr>
      </w:pPr>
    </w:p>
    <w:p w14:paraId="512FC5E9">
      <w:pPr>
        <w:spacing w:line="360" w:lineRule="auto"/>
        <w:ind w:right="420"/>
        <w:rPr>
          <w:rFonts w:hint="eastAsia" w:ascii="仿宋" w:hAnsi="仿宋" w:eastAsia="仿宋" w:cs="仿宋"/>
          <w:sz w:val="27"/>
          <w:szCs w:val="27"/>
          <w:highlight w:val="none"/>
        </w:rPr>
      </w:pPr>
    </w:p>
    <w:p w14:paraId="4994CAA3">
      <w:pPr>
        <w:pageBreakBefore w:val="0"/>
        <w:widowControl/>
        <w:kinsoku/>
        <w:wordWrap/>
        <w:overflowPunct/>
        <w:topLinePunct w:val="0"/>
        <w:bidi w:val="0"/>
        <w:spacing w:beforeAutospacing="0" w:line="360" w:lineRule="auto"/>
        <w:ind w:left="0" w:leftChars="0" w:firstLine="4900" w:firstLineChars="1750"/>
        <w:rPr>
          <w:rFonts w:hint="eastAsia" w:ascii="仿宋" w:hAnsi="仿宋" w:eastAsia="仿宋" w:cs="仿宋"/>
          <w:smallCaps w:val="0"/>
          <w:kern w:val="0"/>
          <w:sz w:val="28"/>
          <w:szCs w:val="28"/>
          <w:highlight w:val="none"/>
        </w:rPr>
      </w:pPr>
      <w:del w:id="16" w:author="灵燕智能" w:date="2026-10-12T16:30:59Z">
        <w:r>
          <w:rPr>
            <w:rFonts w:hint="eastAsia" w:ascii="仿宋" w:hAnsi="仿宋" w:eastAsia="仿宋" w:cs="仿宋"/>
            <w:smallCaps w:val="0"/>
            <w:kern w:val="0"/>
            <w:sz w:val="28"/>
            <w:szCs w:val="28"/>
            <w:highlight w:val="none"/>
            <w:lang w:eastAsia="zh-CN"/>
          </w:rPr>
          <w:delText>投标供应商</w:delText>
        </w:r>
      </w:del>
      <w:del w:id="16" w:author="灵燕智能" w:date="2026-10-12T16:30:59Z">
        <w:r>
          <w:rPr>
            <w:rFonts w:hint="eastAsia" w:ascii="仿宋" w:hAnsi="仿宋" w:eastAsia="仿宋" w:cs="仿宋"/>
            <w:smallCaps w:val="0"/>
            <w:kern w:val="0"/>
            <w:sz w:val="28"/>
            <w:szCs w:val="28"/>
            <w:highlight w:val="none"/>
          </w:rPr>
          <w:delText>名称（公章）：</w:delText>
        </w:r>
      </w:del>
      <w:ins w:id="17" w:author="灵燕智能" w:date="2026-10-12T16:30:59Z">
        <w:r>
          <w:rPr>
            <w:rFonts w:hint="eastAsia" w:ascii="仿宋" w:hAnsi="仿宋" w:eastAsia="仿宋" w:cs="仿宋"/>
            <w:smallCaps w:val="0"/>
            <w:kern w:val="0"/>
            <w:sz w:val="28"/>
            <w:szCs w:val="28"/>
            <w:highlight w:val="none"/>
            <w:lang w:eastAsia="zh-CN"/>
          </w:rPr>
          <w:t xml:space="preserve">投标供应商名称（公章）：杭州研数科技有限公司（验收演示）</w:t>
        </w:r>
      </w:ins>
    </w:p>
    <w:p w14:paraId="4DEBF32F">
      <w:pPr>
        <w:pageBreakBefore w:val="0"/>
        <w:widowControl/>
        <w:kinsoku/>
        <w:wordWrap/>
        <w:overflowPunct/>
        <w:topLinePunct w:val="0"/>
        <w:bidi w:val="0"/>
        <w:spacing w:beforeAutospacing="0" w:line="360" w:lineRule="auto"/>
        <w:ind w:left="0" w:leftChars="0" w:firstLine="140" w:firstLineChars="50"/>
        <w:rPr>
          <w:rFonts w:hint="eastAsia" w:ascii="仿宋" w:hAnsi="仿宋" w:eastAsia="仿宋" w:cs="仿宋"/>
          <w:smallCaps w:val="0"/>
          <w:kern w:val="0"/>
          <w:sz w:val="28"/>
          <w:szCs w:val="28"/>
          <w:highlight w:val="none"/>
        </w:rPr>
      </w:pPr>
      <w:r>
        <w:rPr>
          <w:rFonts w:hint="eastAsia" w:ascii="仿宋" w:hAnsi="仿宋" w:eastAsia="仿宋" w:cs="仿宋"/>
          <w:smallCaps w:val="0"/>
          <w:kern w:val="0"/>
          <w:sz w:val="28"/>
          <w:szCs w:val="28"/>
          <w:highlight w:val="none"/>
        </w:rPr>
        <w:t xml:space="preserve">                   </w:t>
      </w:r>
      <w:del w:id="14" w:author="灵燕智能" w:date="2026-10-12T16:30:59Z">
        <w:r>
          <w:rPr>
            <w:rFonts w:hint="eastAsia" w:ascii="仿宋" w:hAnsi="仿宋" w:eastAsia="仿宋" w:cs="仿宋"/>
            <w:smallCaps w:val="0"/>
            <w:kern w:val="0"/>
            <w:sz w:val="28"/>
            <w:szCs w:val="28"/>
            <w:highlight w:val="none"/>
          </w:rPr>
          <w:delText xml:space="preserve">法定代表人（经营者）（签字或盖章）：</w:delText>
        </w:r>
      </w:del>
      <w:ins w:id="15" w:author="灵燕智能" w:date="2026-10-12T16:30:59Z">
        <w:r>
          <w:rPr>
            <w:rFonts w:hint="eastAsia" w:ascii="仿宋" w:hAnsi="仿宋" w:eastAsia="仿宋" w:cs="仿宋"/>
            <w:smallCaps w:val="0"/>
            <w:kern w:val="0"/>
            <w:sz w:val="28"/>
            <w:szCs w:val="28"/>
            <w:highlight w:val="none"/>
          </w:rPr>
          <w:t xml:space="preserve">法定代表人（经营者）（签字或盖章）：陈演示（验收演示）</w:t>
        </w:r>
      </w:ins>
      <w:r>
        <w:rPr>
          <w:rFonts w:hint="eastAsia" w:ascii="仿宋" w:hAnsi="仿宋" w:eastAsia="仿宋" w:cs="仿宋"/>
          <w:smallCaps w:val="0"/>
          <w:kern w:val="0"/>
          <w:sz w:val="28"/>
          <w:szCs w:val="28"/>
          <w:highlight w:val="none"/>
        </w:rPr>
        <w:t xml:space="preserve">        </w:t>
      </w:r>
    </w:p>
    <w:p w14:paraId="68279589">
      <w:pPr>
        <w:ind w:firstLine="5320" w:firstLineChars="1900"/>
        <w:rPr>
          <w:rFonts w:hint="eastAsia" w:ascii="仿宋" w:hAnsi="仿宋" w:eastAsia="仿宋" w:cs="仿宋"/>
          <w:smallCaps w:val="0"/>
          <w:kern w:val="0"/>
          <w:sz w:val="28"/>
          <w:szCs w:val="28"/>
          <w:highlight w:val="none"/>
        </w:rPr>
      </w:pPr>
      <w:del w:id="12" w:author="灵燕智能" w:date="2026-10-12T16:30:59Z">
        <w:r>
          <w:rPr>
            <w:rFonts w:hint="eastAsia" w:ascii="仿宋" w:hAnsi="仿宋" w:eastAsia="仿宋" w:cs="仿宋"/>
            <w:smallCaps w:val="0"/>
            <w:kern w:val="0"/>
            <w:sz w:val="28"/>
            <w:szCs w:val="28"/>
            <w:highlight w:val="none"/>
          </w:rPr>
          <w:delText>年    月    日</w:delText>
        </w:r>
      </w:del>
      <w:ins w:id="13" w:author="灵燕智能" w:date="2026-10-12T16:30:59Z">
        <w:r>
          <w:rPr>
            <w:rFonts w:hint="eastAsia" w:ascii="仿宋" w:hAnsi="仿宋" w:eastAsia="仿宋" w:cs="仿宋"/>
            <w:smallCaps w:val="0"/>
            <w:kern w:val="0"/>
            <w:sz w:val="28"/>
            <w:szCs w:val="28"/>
            <w:highlight w:val="none"/>
          </w:rPr>
          <w:t xml:space="preserve">2026 年 8 月 19 日</w:t>
        </w:r>
      </w:ins>
    </w:p>
    <w:p w14:paraId="72325D4C">
      <w:pPr>
        <w:ind w:firstLine="5320" w:firstLineChars="1900"/>
        <w:rPr>
          <w:rFonts w:hint="eastAsia" w:ascii="仿宋" w:hAnsi="仿宋" w:eastAsia="仿宋" w:cs="仿宋"/>
          <w:smallCaps w:val="0"/>
          <w:kern w:val="0"/>
          <w:sz w:val="28"/>
          <w:szCs w:val="28"/>
          <w:highlight w:val="none"/>
        </w:rPr>
      </w:pPr>
    </w:p>
    <w:p>
      <w:pPr>
        <w:pStyle w:val="Heading4"/>
        <w:rPr>
          <w:ins w:id="4" w:author="灵燕智能" w:date="2026-10-12T16:30:59Z"/>
        </w:rPr>
      </w:pPr>
      <w:ins w:id="5" w:author="灵燕智能" w:date="2026-10-12T16:30:59Z">
        <w:r>
          <w:t xml:space="preserve">数据服务响应时效承诺函</w:t>
        </w:r>
      </w:ins>
    </w:p>
    <w:p>
      <w:pPr>
        <w:pStyle w:val="TenderBody"/>
        <w:rPr>
          <w:ins w:id="6" w:author="灵燕智能" w:date="2026-10-12T16:30:59Z"/>
        </w:rPr>
      </w:pPr>
      <w:ins w:id="7" w:author="灵燕智能" w:date="2026-10-12T16:30:59Z">
        <w:r>
          <w:t xml:space="preserve">致：赣州银行股份有限公司</w:t>
        </w:r>
      </w:ins>
    </w:p>
    <w:p>
      <w:pPr>
        <w:pStyle w:val="TenderBody"/>
        <w:rPr>
          <w:ins w:id="8" w:author="灵燕智能" w:date="2026-10-12T16:30:59Z"/>
        </w:rPr>
      </w:pPr>
      <w:ins w:id="9" w:author="灵燕智能" w:date="2026-10-12T16:30:59Z">
        <w:r>
          <w:t xml:space="preserve">我公司愿意针对赣州银行股份有限公司2026年度外部数据供应商入围采购项目（标段三：行业产业链、资讯与研究分析、ESG与绿色金融数据）项目进行投标，并承诺如下：</w:t>
        </w:r>
      </w:ins>
    </w:p>
    <w:p>
      <w:pPr>
        <w:pStyle w:val="TenderBody"/>
        <w:rPr>
          <w:ins w:id="10" w:author="灵燕智能" w:date="2026-10-12T16:30:59Z"/>
        </w:rPr>
      </w:pPr>
      <w:ins w:id="11" w:author="灵燕智能" w:date="2026-10-12T16:30:59Z">
        <w:r>
          <w:t xml:space="preserve">我方承诺接到行方数据服务需求后，3个工作日内响应。若有违背，我公司承担由此产生的一切后果。</w:t>
        </w:r>
      </w:ins>
      <w:commentRangeStart w:id="0"/>
      <w:r/>
      <w:commentRangeEnd w:id="0"/>
      <w:r>
        <w:rPr>
          <w:rStyle w:val="CommentReference"/>
        </w:rPr>
        <w:commentReference w:id="0"/>
      </w:r>
    </w:p>
    <w:p w14:paraId="7B88C7DE">
      <w:pPr>
        <w:ind w:firstLine="5320" w:firstLineChars="1900"/>
        <w:rPr>
          <w:rFonts w:hint="eastAsia" w:ascii="仿宋" w:hAnsi="仿宋" w:eastAsia="仿宋" w:cs="仿宋"/>
          <w:smallCaps w:val="0"/>
          <w:kern w:val="0"/>
          <w:sz w:val="28"/>
          <w:szCs w:val="28"/>
          <w:highlight w:val="none"/>
        </w:rPr>
      </w:pPr>
    </w:p>
    <w:p w14:paraId="3CA7CC3B">
      <w:pPr>
        <w:pStyle w:val="5"/>
        <w:jc w:val="center"/>
        <w:rPr>
          <w:del w:id="20" w:author="灵燕智能" w:date="2026-10-12T16:31:14Z"/>
          <w:del w:id="3" w:author="灵燕智能" w:date="2026-10-12T16:30:59Z"/>
          <w:rFonts w:hint="eastAsia" w:ascii="仿宋" w:hAnsi="仿宋" w:eastAsia="仿宋" w:cs="仿宋"/>
          <w:sz w:val="28"/>
          <w:szCs w:val="28"/>
          <w:highlight w:val="none"/>
        </w:rPr>
      </w:pPr>
      <w:del w:id="3" w:author="灵燕智能" w:date="2026-10-12T16:30:59Z">
        <w:del w:id="20" w:author="灵燕智能" w:date="2026-10-12T16:31:14Z">
          <w:r>
            <w:rPr>
              <w:rFonts w:hint="eastAsia" w:ascii="仿宋" w:hAnsi="仿宋" w:eastAsia="仿宋" w:cs="仿宋"/>
              <w:b/>
              <w:bCs w:val="0"/>
              <w:color w:val="auto"/>
              <w:sz w:val="28"/>
              <w:szCs w:val="28"/>
              <w:highlight w:val="none"/>
              <w:lang w:val="en-US" w:eastAsia="zh-CN"/>
            </w:rPr>
            <w:delText>6-5</w:delText>
          </w:r>
        </w:del>
      </w:del>
      <w:del w:id="3" w:author="灵燕智能" w:date="2026-10-12T16:30:59Z">
        <w:del w:id="20" w:author="灵燕智能" w:date="2026-10-12T16:31:14Z">
          <w:r>
            <w:rPr>
              <w:rFonts w:hint="eastAsia" w:ascii="仿宋" w:hAnsi="仿宋" w:eastAsia="仿宋" w:cs="仿宋"/>
              <w:b/>
              <w:bCs w:val="0"/>
              <w:color w:val="auto"/>
              <w:sz w:val="28"/>
              <w:szCs w:val="28"/>
              <w:highlight w:val="none"/>
              <w:lang w:val="en-US" w:eastAsia="zh-CN"/>
            </w:rPr>
            <w:delText>服务团队清单模板</w:delText>
          </w:r>
        </w:del>
      </w:del>
    </w:p>
    <w:p w14:paraId="582A72BC">
      <w:pPr>
        <w:pStyle w:val="18"/>
        <w:rPr>
          <w:del w:id="19" w:author="灵燕智能" w:date="2026-10-12T16:31:14Z"/>
          <w:del w:id="2" w:author="灵燕智能" w:date="2026-10-12T16:30:59Z"/>
          <w:rFonts w:hint="eastAsia" w:ascii="仿宋" w:hAnsi="仿宋" w:eastAsia="仿宋" w:cs="仿宋"/>
          <w:color w:val="auto"/>
          <w:kern w:val="2"/>
          <w:sz w:val="28"/>
          <w:szCs w:val="28"/>
          <w:highlight w:val="none"/>
          <w:lang w:val="en-US" w:eastAsia="zh-CN" w:bidi="ar-SA"/>
        </w:rPr>
      </w:pPr>
      <w:del w:id="2" w:author="灵燕智能" w:date="2026-10-12T16:30:59Z">
        <w:del w:id="19" w:author="灵燕智能" w:date="2026-10-12T16:31:14Z">
          <w:r>
            <w:rPr>
              <w:rFonts w:hint="eastAsia" w:ascii="仿宋" w:hAnsi="仿宋" w:eastAsia="仿宋" w:cs="仿宋"/>
              <w:smallCaps w:val="0"/>
              <w:sz w:val="28"/>
              <w:szCs w:val="28"/>
              <w:highlight w:val="none"/>
              <w:lang w:eastAsia="zh-CN"/>
            </w:rPr>
            <w:delText>注：</w:delText>
          </w:r>
        </w:del>
      </w:del>
      <w:del w:id="2" w:author="灵燕智能" w:date="2026-10-12T16:30:59Z">
        <w:del w:id="19" w:author="灵燕智能" w:date="2026-10-12T16:31:14Z">
          <w:r>
            <w:rPr>
              <w:rFonts w:hint="eastAsia" w:ascii="仿宋" w:hAnsi="仿宋" w:eastAsia="仿宋" w:cs="仿宋"/>
              <w:color w:val="auto"/>
              <w:kern w:val="2"/>
              <w:sz w:val="28"/>
              <w:szCs w:val="28"/>
              <w:highlight w:val="none"/>
              <w:lang w:val="en-US" w:eastAsia="zh-CN" w:bidi="ar-SA"/>
            </w:rPr>
            <w:delText>需先提供人员汇总清单，人员“材料所在页面”需连续有序，汇总清单中的人员序号需与分项清单保持一致，人员姓名存在重复的需明确标记，未按要求制作不得分。</w:delText>
          </w:r>
        </w:del>
      </w:del>
    </w:p>
    <w:p w14:paraId="62B2254A">
      <w:pPr>
        <w:pStyle w:val="18"/>
        <w:jc w:val="center"/>
        <w:rPr>
          <w:del w:id="18" w:author="灵燕智能" w:date="2026-10-12T16:31:14Z"/>
          <w:del w:id="1" w:author="灵燕智能" w:date="2026-10-12T16:30:59Z"/>
          <w:rFonts w:hint="eastAsia" w:ascii="仿宋" w:hAnsi="仿宋" w:eastAsia="仿宋" w:cs="仿宋"/>
          <w:color w:val="auto"/>
          <w:kern w:val="2"/>
          <w:sz w:val="28"/>
          <w:szCs w:val="28"/>
          <w:highlight w:val="none"/>
          <w:lang w:val="en-US" w:eastAsia="zh-CN" w:bidi="ar-SA"/>
        </w:rPr>
      </w:pPr>
      <w:del w:id="1" w:author="灵燕智能" w:date="2026-10-12T16:30:59Z">
        <w:del w:id="18" w:author="灵燕智能" w:date="2026-10-12T16:31:14Z">
          <w:r>
            <w:rPr>
              <w:rFonts w:hint="eastAsia" w:ascii="仿宋" w:hAnsi="仿宋" w:eastAsia="仿宋" w:cs="仿宋"/>
              <w:b/>
              <w:bCs/>
              <w:color w:val="auto"/>
              <w:kern w:val="2"/>
              <w:sz w:val="28"/>
              <w:szCs w:val="28"/>
              <w:highlight w:val="none"/>
              <w:lang w:val="en-US" w:eastAsia="zh-CN" w:bidi="ar-SA"/>
            </w:rPr>
            <w:delText>服务团队汇总清单</w:delText>
          </w:r>
        </w:del>
      </w:del>
    </w:p>
    <w:tbl>
      <w:tblPr>
        <w:tblStyle w:val="4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36"/>
        <w:gridCol w:w="1336"/>
        <w:gridCol w:w="719"/>
        <w:gridCol w:w="688"/>
        <w:gridCol w:w="1368"/>
        <w:gridCol w:w="1027"/>
        <w:gridCol w:w="1028"/>
        <w:gridCol w:w="1020"/>
        <w:gridCol w:w="1020"/>
      </w:tblGrid>
      <w:tr w14:paraId="763BA4E8">
        <w:trPr>
          <w:jc w:val="center"/>
        </w:trPr>
        <w:tc>
          <w:tcPr>
            <w:tcW w:w="1336" w:type="dxa"/>
            <w:noWrap w:val="0"/>
            <w:vAlign w:val="top"/>
          </w:tcPr>
          <w:p w14:paraId="7814B243">
            <w:pPr>
              <w:pageBreakBefore w:val="0"/>
              <w:kinsoku/>
              <w:wordWrap/>
              <w:overflowPunct/>
              <w:topLinePunct w:val="0"/>
              <w:bidi w:val="0"/>
              <w:spacing w:beforeAutospacing="0" w:line="560" w:lineRule="exact"/>
              <w:jc w:val="center"/>
              <w:rPr>
                <w:rFonts w:hint="eastAsia" w:ascii="仿宋" w:hAnsi="仿宋" w:eastAsia="仿宋" w:cs="仿宋"/>
                <w:b/>
                <w:bCs/>
                <w:sz w:val="28"/>
                <w:szCs w:val="28"/>
                <w:highlight w:val="none"/>
                <w:lang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8"/>
                <w:szCs w:val="28"/>
                <w:highlight w:val="none"/>
                <w:lang w:eastAsia="zh-CN"/>
              </w:rPr>
              <w:t>序号</w:t>
            </w:r>
          </w:p>
        </w:tc>
        <w:tc>
          <w:tcPr>
            <w:tcW w:w="1336" w:type="dxa"/>
            <w:noWrap w:val="0"/>
            <w:vAlign w:val="top"/>
          </w:tcPr>
          <w:p w14:paraId="61D9A744">
            <w:pPr>
              <w:pageBreakBefore w:val="0"/>
              <w:kinsoku/>
              <w:wordWrap/>
              <w:overflowPunct/>
              <w:topLinePunct w:val="0"/>
              <w:bidi w:val="0"/>
              <w:spacing w:beforeAutospacing="0" w:line="560" w:lineRule="exact"/>
              <w:jc w:val="center"/>
              <w:rPr>
                <w:rFonts w:hint="eastAsia" w:ascii="仿宋" w:hAnsi="仿宋" w:eastAsia="仿宋" w:cs="仿宋"/>
                <w:b/>
                <w:bCs/>
                <w:sz w:val="28"/>
                <w:szCs w:val="28"/>
                <w:highlight w:val="none"/>
                <w:vertAlign w:val="baseline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8"/>
                <w:szCs w:val="28"/>
                <w:highlight w:val="none"/>
                <w:lang w:eastAsia="zh-CN"/>
              </w:rPr>
              <w:t>姓名</w:t>
            </w:r>
          </w:p>
        </w:tc>
        <w:tc>
          <w:tcPr>
            <w:tcW w:w="719" w:type="dxa"/>
            <w:noWrap w:val="0"/>
            <w:vAlign w:val="top"/>
          </w:tcPr>
          <w:p w14:paraId="07DBEB25">
            <w:pPr>
              <w:pageBreakBefore w:val="0"/>
              <w:kinsoku/>
              <w:wordWrap/>
              <w:overflowPunct/>
              <w:topLinePunct w:val="0"/>
              <w:bidi w:val="0"/>
              <w:spacing w:beforeAutospacing="0" w:line="560" w:lineRule="exact"/>
              <w:jc w:val="center"/>
              <w:rPr>
                <w:rFonts w:hint="eastAsia" w:ascii="仿宋" w:hAnsi="仿宋" w:eastAsia="仿宋" w:cs="仿宋"/>
                <w:b/>
                <w:bCs/>
                <w:sz w:val="28"/>
                <w:szCs w:val="28"/>
                <w:highlight w:val="none"/>
                <w:vertAlign w:val="baseline"/>
                <w:lang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8"/>
                <w:szCs w:val="28"/>
                <w:highlight w:val="none"/>
                <w:vertAlign w:val="baseline"/>
                <w:lang w:eastAsia="zh-CN"/>
              </w:rPr>
              <w:t>年龄</w:t>
            </w:r>
          </w:p>
        </w:tc>
        <w:tc>
          <w:tcPr>
            <w:tcW w:w="688" w:type="dxa"/>
            <w:noWrap w:val="0"/>
            <w:vAlign w:val="top"/>
          </w:tcPr>
          <w:p w14:paraId="2C177397">
            <w:pPr>
              <w:pageBreakBefore w:val="0"/>
              <w:kinsoku/>
              <w:wordWrap/>
              <w:overflowPunct/>
              <w:topLinePunct w:val="0"/>
              <w:bidi w:val="0"/>
              <w:spacing w:beforeAutospacing="0" w:line="560" w:lineRule="exact"/>
              <w:jc w:val="center"/>
              <w:rPr>
                <w:rFonts w:hint="eastAsia" w:ascii="仿宋" w:hAnsi="仿宋" w:eastAsia="仿宋" w:cs="仿宋"/>
                <w:b/>
                <w:bCs/>
                <w:sz w:val="28"/>
                <w:szCs w:val="28"/>
                <w:highlight w:val="none"/>
                <w:vertAlign w:val="baseline"/>
                <w:lang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8"/>
                <w:szCs w:val="28"/>
                <w:highlight w:val="none"/>
                <w:vertAlign w:val="baseline"/>
                <w:lang w:eastAsia="zh-CN"/>
              </w:rPr>
              <w:t>性别</w:t>
            </w:r>
          </w:p>
        </w:tc>
        <w:tc>
          <w:tcPr>
            <w:tcW w:w="1368" w:type="dxa"/>
            <w:noWrap w:val="0"/>
            <w:vAlign w:val="top"/>
          </w:tcPr>
          <w:p w14:paraId="04F777F1">
            <w:pPr>
              <w:pageBreakBefore w:val="0"/>
              <w:kinsoku/>
              <w:wordWrap/>
              <w:overflowPunct/>
              <w:topLinePunct w:val="0"/>
              <w:bidi w:val="0"/>
              <w:spacing w:beforeAutospacing="0" w:line="560" w:lineRule="exact"/>
              <w:jc w:val="center"/>
              <w:rPr>
                <w:rFonts w:hint="eastAsia" w:ascii="仿宋" w:hAnsi="仿宋" w:eastAsia="仿宋" w:cs="仿宋"/>
                <w:b/>
                <w:bCs/>
                <w:sz w:val="28"/>
                <w:szCs w:val="28"/>
                <w:highlight w:val="none"/>
                <w:vertAlign w:val="baseline"/>
                <w:lang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8"/>
                <w:szCs w:val="28"/>
                <w:highlight w:val="none"/>
                <w:lang w:eastAsia="zh-CN"/>
              </w:rPr>
              <w:t>岗位</w:t>
            </w:r>
          </w:p>
        </w:tc>
        <w:tc>
          <w:tcPr>
            <w:tcW w:w="1027" w:type="dxa"/>
            <w:noWrap w:val="0"/>
            <w:vAlign w:val="top"/>
          </w:tcPr>
          <w:p w14:paraId="6DDD2FDE">
            <w:pPr>
              <w:pageBreakBefore w:val="0"/>
              <w:kinsoku/>
              <w:wordWrap/>
              <w:overflowPunct/>
              <w:topLinePunct w:val="0"/>
              <w:bidi w:val="0"/>
              <w:spacing w:beforeAutospacing="0" w:line="560" w:lineRule="exact"/>
              <w:jc w:val="center"/>
              <w:rPr>
                <w:rFonts w:hint="eastAsia" w:ascii="仿宋" w:hAnsi="仿宋" w:eastAsia="仿宋" w:cs="仿宋"/>
                <w:b/>
                <w:bCs/>
                <w:sz w:val="28"/>
                <w:szCs w:val="28"/>
                <w:highlight w:val="none"/>
                <w:vertAlign w:val="baseline"/>
                <w:lang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8"/>
                <w:szCs w:val="28"/>
                <w:highlight w:val="none"/>
                <w:vertAlign w:val="baseline"/>
                <w:lang w:eastAsia="zh-CN"/>
              </w:rPr>
              <w:t>学历</w:t>
            </w:r>
          </w:p>
        </w:tc>
        <w:tc>
          <w:tcPr>
            <w:tcW w:w="1028" w:type="dxa"/>
            <w:noWrap w:val="0"/>
            <w:vAlign w:val="top"/>
          </w:tcPr>
          <w:p w14:paraId="68372DBE">
            <w:pPr>
              <w:pageBreakBefore w:val="0"/>
              <w:kinsoku/>
              <w:wordWrap/>
              <w:overflowPunct/>
              <w:topLinePunct w:val="0"/>
              <w:bidi w:val="0"/>
              <w:spacing w:beforeAutospacing="0" w:line="560" w:lineRule="exact"/>
              <w:jc w:val="center"/>
              <w:rPr>
                <w:rFonts w:hint="eastAsia" w:ascii="仿宋" w:hAnsi="仿宋" w:eastAsia="仿宋" w:cs="仿宋"/>
                <w:b/>
                <w:bCs/>
                <w:sz w:val="28"/>
                <w:szCs w:val="28"/>
                <w:highlight w:val="none"/>
                <w:vertAlign w:val="baseline"/>
                <w:lang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8"/>
                <w:szCs w:val="28"/>
                <w:highlight w:val="none"/>
                <w:vertAlign w:val="baseline"/>
                <w:lang w:eastAsia="zh-CN"/>
              </w:rPr>
              <w:t>工作年限</w:t>
            </w:r>
          </w:p>
        </w:tc>
        <w:tc>
          <w:tcPr>
            <w:tcW w:w="1020" w:type="dxa"/>
            <w:noWrap w:val="0"/>
            <w:vAlign w:val="top"/>
          </w:tcPr>
          <w:p w14:paraId="6001464E">
            <w:pPr>
              <w:pageBreakBefore w:val="0"/>
              <w:kinsoku/>
              <w:wordWrap/>
              <w:overflowPunct/>
              <w:topLinePunct w:val="0"/>
              <w:bidi w:val="0"/>
              <w:spacing w:beforeAutospacing="0" w:line="560" w:lineRule="exact"/>
              <w:jc w:val="center"/>
              <w:rPr>
                <w:rFonts w:hint="eastAsia" w:ascii="仿宋" w:hAnsi="仿宋" w:eastAsia="仿宋" w:cs="仿宋"/>
                <w:b/>
                <w:bCs/>
                <w:sz w:val="28"/>
                <w:szCs w:val="28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mallCaps w:val="0"/>
                <w:color w:val="auto"/>
                <w:kern w:val="0"/>
                <w:sz w:val="28"/>
                <w:szCs w:val="28"/>
                <w:highlight w:val="none"/>
                <w:lang w:val="en-US" w:eastAsia="zh-CN" w:bidi="ar-SA"/>
              </w:rPr>
              <w:t>7×24 小时联络方式</w:t>
            </w:r>
          </w:p>
        </w:tc>
        <w:tc>
          <w:tcPr>
            <w:tcW w:w="1020" w:type="dxa"/>
            <w:noWrap w:val="0"/>
            <w:vAlign w:val="top"/>
          </w:tcPr>
          <w:p w14:paraId="2B5A09FB">
            <w:pPr>
              <w:pageBreakBefore w:val="0"/>
              <w:kinsoku/>
              <w:wordWrap/>
              <w:overflowPunct/>
              <w:topLinePunct w:val="0"/>
              <w:bidi w:val="0"/>
              <w:spacing w:beforeAutospacing="0" w:line="560" w:lineRule="exact"/>
              <w:jc w:val="center"/>
              <w:rPr>
                <w:rFonts w:hint="eastAsia" w:ascii="仿宋" w:hAnsi="仿宋" w:eastAsia="仿宋" w:cs="仿宋"/>
                <w:b/>
                <w:bCs/>
                <w:sz w:val="28"/>
                <w:szCs w:val="28"/>
                <w:highlight w:val="none"/>
                <w:vertAlign w:val="baseline"/>
                <w:lang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8"/>
                <w:szCs w:val="28"/>
                <w:highlight w:val="none"/>
                <w:vertAlign w:val="baseline"/>
                <w:lang w:eastAsia="zh-CN"/>
              </w:rPr>
              <w:t>材料所在页码</w:t>
            </w:r>
          </w:p>
        </w:tc>
      </w:tr>
      <w:tr w14:paraId="68A45301">
        <w:trPr>
          <w:jc w:val="center"/>
        </w:trPr>
        <w:tc>
          <w:tcPr>
            <w:tcW w:w="1336" w:type="dxa"/>
            <w:noWrap w:val="0"/>
            <w:vAlign w:val="top"/>
          </w:tcPr>
          <w:p w14:paraId="4AA4992E">
            <w:pPr>
              <w:pageBreakBefore w:val="0"/>
              <w:kinsoku/>
              <w:wordWrap/>
              <w:overflowPunct/>
              <w:topLinePunct w:val="0"/>
              <w:bidi w:val="0"/>
              <w:spacing w:beforeAutospacing="0" w:line="560" w:lineRule="exact"/>
              <w:jc w:val="center"/>
              <w:rPr>
                <w:rFonts w:hint="eastAsia" w:ascii="仿宋" w:hAnsi="仿宋" w:eastAsia="仿宋" w:cs="仿宋"/>
                <w:sz w:val="28"/>
                <w:szCs w:val="28"/>
                <w:highlight w:val="no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highlight w:val="none"/>
                <w:lang w:val="en-US" w:eastAsia="zh-CN"/>
              </w:rPr>
              <w:t>1</w:t>
            </w:r>
          </w:p>
        </w:tc>
        <w:tc>
          <w:tcPr>
            <w:tcW w:w="1336" w:type="dxa"/>
            <w:noWrap w:val="0"/>
            <w:vAlign w:val="top"/>
          </w:tcPr>
          <w:p w14:paraId="63B0FD3A">
            <w:pPr>
              <w:pageBreakBefore w:val="0"/>
              <w:kinsoku/>
              <w:wordWrap/>
              <w:overflowPunct/>
              <w:topLinePunct w:val="0"/>
              <w:bidi w:val="0"/>
              <w:spacing w:beforeAutospacing="0" w:line="560" w:lineRule="exact"/>
              <w:jc w:val="left"/>
              <w:rPr>
                <w:rFonts w:hint="eastAsia" w:ascii="仿宋" w:hAnsi="仿宋" w:eastAsia="仿宋" w:cs="仿宋"/>
                <w:sz w:val="28"/>
                <w:szCs w:val="28"/>
                <w:highlight w:val="none"/>
                <w:lang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highlight w:val="none"/>
                <w:lang w:eastAsia="zh-CN"/>
              </w:rPr>
              <w:t>例子：【张三】</w:t>
            </w:r>
          </w:p>
        </w:tc>
        <w:tc>
          <w:tcPr>
            <w:tcW w:w="719" w:type="dxa"/>
            <w:noWrap w:val="0"/>
            <w:vAlign w:val="top"/>
          </w:tcPr>
          <w:p w14:paraId="20F7A74C">
            <w:pPr>
              <w:pageBreakBefore w:val="0"/>
              <w:kinsoku/>
              <w:wordWrap/>
              <w:overflowPunct/>
              <w:topLinePunct w:val="0"/>
              <w:bidi w:val="0"/>
              <w:spacing w:beforeAutospacing="0" w:line="560" w:lineRule="exact"/>
              <w:jc w:val="left"/>
              <w:rPr>
                <w:rFonts w:hint="eastAsia" w:ascii="仿宋" w:hAnsi="仿宋" w:eastAsia="仿宋" w:cs="仿宋"/>
                <w:sz w:val="28"/>
                <w:szCs w:val="28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highlight w:val="none"/>
                <w:vertAlign w:val="baseline"/>
                <w:lang w:val="en-US" w:eastAsia="zh-CN"/>
              </w:rPr>
              <w:t>30</w:t>
            </w:r>
          </w:p>
        </w:tc>
        <w:tc>
          <w:tcPr>
            <w:tcW w:w="688" w:type="dxa"/>
            <w:noWrap w:val="0"/>
            <w:vAlign w:val="top"/>
          </w:tcPr>
          <w:p w14:paraId="4B1C69AE">
            <w:pPr>
              <w:pageBreakBefore w:val="0"/>
              <w:kinsoku/>
              <w:wordWrap/>
              <w:overflowPunct/>
              <w:topLinePunct w:val="0"/>
              <w:bidi w:val="0"/>
              <w:spacing w:beforeAutospacing="0" w:line="560" w:lineRule="exact"/>
              <w:jc w:val="left"/>
              <w:rPr>
                <w:rFonts w:hint="eastAsia" w:ascii="仿宋" w:hAnsi="仿宋" w:eastAsia="仿宋" w:cs="仿宋"/>
                <w:sz w:val="28"/>
                <w:szCs w:val="28"/>
                <w:highlight w:val="none"/>
                <w:vertAlign w:val="baseline"/>
                <w:lang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highlight w:val="none"/>
                <w:vertAlign w:val="baseline"/>
                <w:lang w:eastAsia="zh-CN"/>
              </w:rPr>
              <w:t>男</w:t>
            </w:r>
          </w:p>
        </w:tc>
        <w:tc>
          <w:tcPr>
            <w:tcW w:w="1368" w:type="dxa"/>
            <w:noWrap w:val="0"/>
            <w:vAlign w:val="top"/>
          </w:tcPr>
          <w:p w14:paraId="2791E182">
            <w:pPr>
              <w:pageBreakBefore w:val="0"/>
              <w:kinsoku/>
              <w:wordWrap/>
              <w:overflowPunct/>
              <w:topLinePunct w:val="0"/>
              <w:bidi w:val="0"/>
              <w:spacing w:beforeAutospacing="0" w:line="560" w:lineRule="exact"/>
              <w:jc w:val="left"/>
              <w:rPr>
                <w:rFonts w:hint="eastAsia" w:ascii="仿宋" w:hAnsi="仿宋" w:eastAsia="仿宋" w:cs="仿宋"/>
                <w:sz w:val="28"/>
                <w:szCs w:val="28"/>
                <w:highlight w:val="no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highlight w:val="none"/>
                <w:lang w:val="en-US" w:eastAsia="zh-CN"/>
              </w:rPr>
              <w:t>客户经理</w:t>
            </w:r>
          </w:p>
        </w:tc>
        <w:tc>
          <w:tcPr>
            <w:tcW w:w="1027" w:type="dxa"/>
            <w:noWrap w:val="0"/>
            <w:vAlign w:val="top"/>
          </w:tcPr>
          <w:p w14:paraId="01A7925E">
            <w:pPr>
              <w:pageBreakBefore w:val="0"/>
              <w:kinsoku/>
              <w:wordWrap/>
              <w:overflowPunct/>
              <w:topLinePunct w:val="0"/>
              <w:bidi w:val="0"/>
              <w:spacing w:beforeAutospacing="0" w:line="560" w:lineRule="exact"/>
              <w:jc w:val="left"/>
              <w:rPr>
                <w:rFonts w:hint="eastAsia" w:ascii="仿宋" w:hAnsi="仿宋" w:eastAsia="仿宋" w:cs="仿宋"/>
                <w:sz w:val="28"/>
                <w:szCs w:val="28"/>
                <w:highlight w:val="none"/>
                <w:vertAlign w:val="baseline"/>
                <w:lang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highlight w:val="none"/>
                <w:vertAlign w:val="baseline"/>
                <w:lang w:eastAsia="zh-CN"/>
              </w:rPr>
              <w:t>本科</w:t>
            </w:r>
          </w:p>
        </w:tc>
        <w:tc>
          <w:tcPr>
            <w:tcW w:w="1028" w:type="dxa"/>
            <w:noWrap w:val="0"/>
            <w:vAlign w:val="top"/>
          </w:tcPr>
          <w:p w14:paraId="6B0D2800">
            <w:pPr>
              <w:pageBreakBefore w:val="0"/>
              <w:kinsoku/>
              <w:wordWrap/>
              <w:overflowPunct/>
              <w:topLinePunct w:val="0"/>
              <w:bidi w:val="0"/>
              <w:spacing w:beforeAutospacing="0" w:line="560" w:lineRule="exact"/>
              <w:jc w:val="left"/>
              <w:rPr>
                <w:rFonts w:hint="eastAsia" w:ascii="仿宋" w:hAnsi="仿宋" w:eastAsia="仿宋" w:cs="仿宋"/>
                <w:sz w:val="28"/>
                <w:szCs w:val="28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highlight w:val="none"/>
                <w:vertAlign w:val="baseline"/>
                <w:lang w:val="en-US" w:eastAsia="zh-CN"/>
              </w:rPr>
              <w:t>3</w:t>
            </w:r>
          </w:p>
        </w:tc>
        <w:tc>
          <w:tcPr>
            <w:tcW w:w="1020" w:type="dxa"/>
            <w:noWrap w:val="0"/>
            <w:vAlign w:val="top"/>
          </w:tcPr>
          <w:p w14:paraId="50D2F212">
            <w:pPr>
              <w:pageBreakBefore w:val="0"/>
              <w:kinsoku/>
              <w:wordWrap/>
              <w:overflowPunct/>
              <w:topLinePunct w:val="0"/>
              <w:bidi w:val="0"/>
              <w:spacing w:beforeAutospacing="0" w:line="560" w:lineRule="exact"/>
              <w:jc w:val="left"/>
              <w:rPr>
                <w:rFonts w:hint="eastAsia" w:ascii="仿宋" w:hAnsi="仿宋" w:eastAsia="仿宋" w:cs="仿宋"/>
                <w:sz w:val="28"/>
                <w:szCs w:val="28"/>
                <w:highlight w:val="none"/>
                <w:vertAlign w:val="baseline"/>
                <w:lang w:val="en-US" w:eastAsia="zh-CN"/>
              </w:rPr>
            </w:pPr>
          </w:p>
        </w:tc>
        <w:tc>
          <w:tcPr>
            <w:tcW w:w="1020" w:type="dxa"/>
            <w:noWrap w:val="0"/>
            <w:vAlign w:val="top"/>
          </w:tcPr>
          <w:p w14:paraId="12559BF8">
            <w:pPr>
              <w:pageBreakBefore w:val="0"/>
              <w:kinsoku/>
              <w:wordWrap/>
              <w:overflowPunct/>
              <w:topLinePunct w:val="0"/>
              <w:bidi w:val="0"/>
              <w:spacing w:beforeAutospacing="0" w:line="560" w:lineRule="exact"/>
              <w:jc w:val="left"/>
              <w:rPr>
                <w:rFonts w:hint="eastAsia" w:ascii="仿宋" w:hAnsi="仿宋" w:eastAsia="仿宋" w:cs="仿宋"/>
                <w:sz w:val="28"/>
                <w:szCs w:val="28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highlight w:val="none"/>
                <w:vertAlign w:val="baseline"/>
                <w:lang w:val="en-US" w:eastAsia="zh-CN"/>
              </w:rPr>
              <w:t>50-51</w:t>
            </w:r>
          </w:p>
        </w:tc>
      </w:tr>
      <w:tr w14:paraId="7E25739E">
        <w:trPr>
          <w:jc w:val="center"/>
        </w:trPr>
        <w:tc>
          <w:tcPr>
            <w:tcW w:w="1336" w:type="dxa"/>
            <w:noWrap w:val="0"/>
            <w:vAlign w:val="top"/>
          </w:tcPr>
          <w:p w14:paraId="29A7E136">
            <w:pPr>
              <w:pageBreakBefore w:val="0"/>
              <w:kinsoku/>
              <w:wordWrap/>
              <w:overflowPunct/>
              <w:topLinePunct w:val="0"/>
              <w:bidi w:val="0"/>
              <w:spacing w:beforeAutospacing="0" w:line="560" w:lineRule="exact"/>
              <w:jc w:val="center"/>
              <w:rPr>
                <w:rFonts w:hint="eastAsia" w:ascii="仿宋" w:hAnsi="仿宋" w:eastAsia="仿宋" w:cs="仿宋"/>
                <w:sz w:val="28"/>
                <w:szCs w:val="28"/>
                <w:highlight w:val="no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highlight w:val="none"/>
                <w:lang w:val="en-US" w:eastAsia="zh-CN"/>
              </w:rPr>
              <w:t>2</w:t>
            </w:r>
          </w:p>
        </w:tc>
        <w:tc>
          <w:tcPr>
            <w:tcW w:w="1336" w:type="dxa"/>
            <w:noWrap w:val="0"/>
            <w:vAlign w:val="top"/>
          </w:tcPr>
          <w:p w14:paraId="0902F23C">
            <w:pPr>
              <w:pageBreakBefore w:val="0"/>
              <w:kinsoku/>
              <w:wordWrap/>
              <w:overflowPunct/>
              <w:topLinePunct w:val="0"/>
              <w:bidi w:val="0"/>
              <w:spacing w:beforeAutospacing="0" w:line="560" w:lineRule="exact"/>
              <w:jc w:val="left"/>
              <w:rPr>
                <w:rFonts w:hint="eastAsia" w:ascii="仿宋" w:hAnsi="仿宋" w:eastAsia="仿宋" w:cs="仿宋"/>
                <w:sz w:val="28"/>
                <w:szCs w:val="28"/>
                <w:highlight w:val="none"/>
                <w:lang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highlight w:val="none"/>
                <w:lang w:eastAsia="zh-CN"/>
              </w:rPr>
              <w:t>例子：【张三】</w:t>
            </w:r>
          </w:p>
        </w:tc>
        <w:tc>
          <w:tcPr>
            <w:tcW w:w="719" w:type="dxa"/>
            <w:noWrap w:val="0"/>
            <w:vAlign w:val="top"/>
          </w:tcPr>
          <w:p w14:paraId="0D842BF5">
            <w:pPr>
              <w:pageBreakBefore w:val="0"/>
              <w:kinsoku/>
              <w:wordWrap/>
              <w:overflowPunct/>
              <w:topLinePunct w:val="0"/>
              <w:bidi w:val="0"/>
              <w:spacing w:beforeAutospacing="0" w:line="560" w:lineRule="exact"/>
              <w:jc w:val="left"/>
              <w:rPr>
                <w:rFonts w:hint="eastAsia" w:ascii="仿宋" w:hAnsi="仿宋" w:eastAsia="仿宋" w:cs="仿宋"/>
                <w:sz w:val="28"/>
                <w:szCs w:val="28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highlight w:val="none"/>
                <w:vertAlign w:val="baseline"/>
                <w:lang w:val="en-US" w:eastAsia="zh-CN"/>
              </w:rPr>
              <w:t>34</w:t>
            </w:r>
          </w:p>
        </w:tc>
        <w:tc>
          <w:tcPr>
            <w:tcW w:w="688" w:type="dxa"/>
            <w:noWrap w:val="0"/>
            <w:vAlign w:val="top"/>
          </w:tcPr>
          <w:p w14:paraId="6C2C176E">
            <w:pPr>
              <w:pageBreakBefore w:val="0"/>
              <w:kinsoku/>
              <w:wordWrap/>
              <w:overflowPunct/>
              <w:topLinePunct w:val="0"/>
              <w:bidi w:val="0"/>
              <w:spacing w:beforeAutospacing="0" w:line="560" w:lineRule="exact"/>
              <w:jc w:val="left"/>
              <w:rPr>
                <w:rFonts w:hint="eastAsia" w:ascii="仿宋" w:hAnsi="仿宋" w:eastAsia="仿宋" w:cs="仿宋"/>
                <w:sz w:val="28"/>
                <w:szCs w:val="28"/>
                <w:highlight w:val="none"/>
                <w:vertAlign w:val="baseline"/>
                <w:lang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highlight w:val="none"/>
                <w:vertAlign w:val="baseline"/>
                <w:lang w:eastAsia="zh-CN"/>
              </w:rPr>
              <w:t>男</w:t>
            </w:r>
          </w:p>
        </w:tc>
        <w:tc>
          <w:tcPr>
            <w:tcW w:w="1368" w:type="dxa"/>
            <w:noWrap w:val="0"/>
            <w:vAlign w:val="top"/>
          </w:tcPr>
          <w:p w14:paraId="52A32496">
            <w:pPr>
              <w:pageBreakBefore w:val="0"/>
              <w:kinsoku/>
              <w:wordWrap/>
              <w:overflowPunct/>
              <w:topLinePunct w:val="0"/>
              <w:bidi w:val="0"/>
              <w:spacing w:beforeAutospacing="0" w:line="560" w:lineRule="exact"/>
              <w:jc w:val="left"/>
              <w:rPr>
                <w:rFonts w:hint="eastAsia" w:ascii="仿宋" w:hAnsi="仿宋" w:eastAsia="仿宋" w:cs="仿宋"/>
                <w:sz w:val="28"/>
                <w:szCs w:val="28"/>
                <w:highlight w:val="no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highlight w:val="none"/>
                <w:lang w:eastAsia="zh-CN"/>
              </w:rPr>
              <w:t>数据技术</w:t>
            </w:r>
          </w:p>
        </w:tc>
        <w:tc>
          <w:tcPr>
            <w:tcW w:w="1027" w:type="dxa"/>
            <w:noWrap w:val="0"/>
            <w:vAlign w:val="top"/>
          </w:tcPr>
          <w:p w14:paraId="4760DC82">
            <w:pPr>
              <w:pageBreakBefore w:val="0"/>
              <w:kinsoku/>
              <w:wordWrap/>
              <w:overflowPunct/>
              <w:topLinePunct w:val="0"/>
              <w:bidi w:val="0"/>
              <w:spacing w:beforeAutospacing="0" w:line="560" w:lineRule="exact"/>
              <w:jc w:val="left"/>
              <w:rPr>
                <w:rFonts w:hint="eastAsia" w:ascii="仿宋" w:hAnsi="仿宋" w:eastAsia="仿宋" w:cs="仿宋"/>
                <w:sz w:val="28"/>
                <w:szCs w:val="28"/>
                <w:highlight w:val="none"/>
                <w:vertAlign w:val="baseline"/>
                <w:lang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highlight w:val="none"/>
                <w:vertAlign w:val="baseline"/>
                <w:lang w:eastAsia="zh-CN"/>
              </w:rPr>
              <w:t>本科</w:t>
            </w:r>
          </w:p>
        </w:tc>
        <w:tc>
          <w:tcPr>
            <w:tcW w:w="1028" w:type="dxa"/>
            <w:noWrap w:val="0"/>
            <w:vAlign w:val="top"/>
          </w:tcPr>
          <w:p w14:paraId="4F5CA6FC">
            <w:pPr>
              <w:pageBreakBefore w:val="0"/>
              <w:kinsoku/>
              <w:wordWrap/>
              <w:overflowPunct/>
              <w:topLinePunct w:val="0"/>
              <w:bidi w:val="0"/>
              <w:spacing w:beforeAutospacing="0" w:line="560" w:lineRule="exact"/>
              <w:jc w:val="left"/>
              <w:rPr>
                <w:rFonts w:hint="eastAsia" w:ascii="仿宋" w:hAnsi="仿宋" w:eastAsia="仿宋" w:cs="仿宋"/>
                <w:sz w:val="28"/>
                <w:szCs w:val="28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highlight w:val="none"/>
                <w:vertAlign w:val="baseline"/>
                <w:lang w:val="en-US" w:eastAsia="zh-CN"/>
              </w:rPr>
              <w:t>5</w:t>
            </w:r>
          </w:p>
        </w:tc>
        <w:tc>
          <w:tcPr>
            <w:tcW w:w="1020" w:type="dxa"/>
            <w:noWrap w:val="0"/>
            <w:vAlign w:val="top"/>
          </w:tcPr>
          <w:p w14:paraId="41067E11">
            <w:pPr>
              <w:pageBreakBefore w:val="0"/>
              <w:kinsoku/>
              <w:wordWrap/>
              <w:overflowPunct/>
              <w:topLinePunct w:val="0"/>
              <w:bidi w:val="0"/>
              <w:spacing w:beforeAutospacing="0" w:line="560" w:lineRule="exact"/>
              <w:jc w:val="left"/>
              <w:rPr>
                <w:rFonts w:hint="eastAsia" w:ascii="仿宋" w:hAnsi="仿宋" w:eastAsia="仿宋" w:cs="仿宋"/>
                <w:sz w:val="28"/>
                <w:szCs w:val="28"/>
                <w:highlight w:val="none"/>
                <w:vertAlign w:val="baseline"/>
                <w:lang w:val="en-US" w:eastAsia="zh-CN"/>
              </w:rPr>
            </w:pPr>
          </w:p>
        </w:tc>
        <w:tc>
          <w:tcPr>
            <w:tcW w:w="1020" w:type="dxa"/>
            <w:noWrap w:val="0"/>
            <w:vAlign w:val="top"/>
          </w:tcPr>
          <w:p w14:paraId="69AE9A94">
            <w:pPr>
              <w:pageBreakBefore w:val="0"/>
              <w:kinsoku/>
              <w:wordWrap/>
              <w:overflowPunct/>
              <w:topLinePunct w:val="0"/>
              <w:bidi w:val="0"/>
              <w:spacing w:beforeAutospacing="0" w:line="560" w:lineRule="exact"/>
              <w:jc w:val="left"/>
              <w:rPr>
                <w:rFonts w:hint="eastAsia" w:ascii="仿宋" w:hAnsi="仿宋" w:eastAsia="仿宋" w:cs="仿宋"/>
                <w:sz w:val="28"/>
                <w:szCs w:val="28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highlight w:val="none"/>
                <w:vertAlign w:val="baseline"/>
                <w:lang w:val="en-US" w:eastAsia="zh-CN"/>
              </w:rPr>
              <w:t>52-53</w:t>
            </w:r>
          </w:p>
        </w:tc>
      </w:tr>
      <w:tr w14:paraId="3CEEB6D7">
        <w:trPr>
          <w:jc w:val="center"/>
        </w:trPr>
        <w:tc>
          <w:tcPr>
            <w:tcW w:w="1336" w:type="dxa"/>
            <w:noWrap w:val="0"/>
            <w:vAlign w:val="top"/>
          </w:tcPr>
          <w:p w14:paraId="7C08B43D">
            <w:pPr>
              <w:pageBreakBefore w:val="0"/>
              <w:kinsoku/>
              <w:wordWrap/>
              <w:overflowPunct/>
              <w:topLinePunct w:val="0"/>
              <w:bidi w:val="0"/>
              <w:spacing w:beforeAutospacing="0" w:line="560" w:lineRule="exact"/>
              <w:jc w:val="center"/>
              <w:rPr>
                <w:rFonts w:hint="eastAsia" w:ascii="仿宋" w:hAnsi="仿宋" w:eastAsia="仿宋" w:cs="仿宋"/>
                <w:sz w:val="28"/>
                <w:szCs w:val="28"/>
                <w:highlight w:val="no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highlight w:val="none"/>
                <w:lang w:val="en-US" w:eastAsia="zh-CN"/>
              </w:rPr>
              <w:t>3</w:t>
            </w:r>
          </w:p>
        </w:tc>
        <w:tc>
          <w:tcPr>
            <w:tcW w:w="1336" w:type="dxa"/>
            <w:noWrap w:val="0"/>
            <w:vAlign w:val="top"/>
          </w:tcPr>
          <w:p w14:paraId="5197D973">
            <w:pPr>
              <w:pageBreakBefore w:val="0"/>
              <w:kinsoku/>
              <w:wordWrap/>
              <w:overflowPunct/>
              <w:topLinePunct w:val="0"/>
              <w:bidi w:val="0"/>
              <w:spacing w:beforeAutospacing="0" w:line="560" w:lineRule="exact"/>
              <w:jc w:val="left"/>
              <w:rPr>
                <w:rFonts w:hint="eastAsia" w:ascii="仿宋" w:hAnsi="仿宋" w:eastAsia="仿宋" w:cs="仿宋"/>
                <w:sz w:val="28"/>
                <w:szCs w:val="28"/>
                <w:highlight w:val="none"/>
                <w:lang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highlight w:val="none"/>
                <w:lang w:eastAsia="zh-CN"/>
              </w:rPr>
              <w:t>例子：李四</w:t>
            </w:r>
          </w:p>
        </w:tc>
        <w:tc>
          <w:tcPr>
            <w:tcW w:w="719" w:type="dxa"/>
            <w:noWrap w:val="0"/>
            <w:vAlign w:val="top"/>
          </w:tcPr>
          <w:p w14:paraId="09504C61">
            <w:pPr>
              <w:pageBreakBefore w:val="0"/>
              <w:kinsoku/>
              <w:wordWrap/>
              <w:overflowPunct/>
              <w:topLinePunct w:val="0"/>
              <w:bidi w:val="0"/>
              <w:spacing w:beforeAutospacing="0" w:line="560" w:lineRule="exact"/>
              <w:jc w:val="left"/>
              <w:rPr>
                <w:rFonts w:hint="eastAsia" w:ascii="仿宋" w:hAnsi="仿宋" w:eastAsia="仿宋" w:cs="仿宋"/>
                <w:sz w:val="28"/>
                <w:szCs w:val="28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highlight w:val="none"/>
                <w:vertAlign w:val="baseline"/>
                <w:lang w:val="en-US" w:eastAsia="zh-CN"/>
              </w:rPr>
              <w:t>32</w:t>
            </w:r>
          </w:p>
        </w:tc>
        <w:tc>
          <w:tcPr>
            <w:tcW w:w="688" w:type="dxa"/>
            <w:noWrap w:val="0"/>
            <w:vAlign w:val="top"/>
          </w:tcPr>
          <w:p w14:paraId="4C94D10A">
            <w:pPr>
              <w:pageBreakBefore w:val="0"/>
              <w:kinsoku/>
              <w:wordWrap/>
              <w:overflowPunct/>
              <w:topLinePunct w:val="0"/>
              <w:bidi w:val="0"/>
              <w:spacing w:beforeAutospacing="0" w:line="560" w:lineRule="exact"/>
              <w:jc w:val="left"/>
              <w:rPr>
                <w:rFonts w:hint="eastAsia" w:ascii="仿宋" w:hAnsi="仿宋" w:eastAsia="仿宋" w:cs="仿宋"/>
                <w:sz w:val="28"/>
                <w:szCs w:val="28"/>
                <w:highlight w:val="none"/>
                <w:vertAlign w:val="baseline"/>
                <w:lang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highlight w:val="none"/>
                <w:vertAlign w:val="baseline"/>
                <w:lang w:eastAsia="zh-CN"/>
              </w:rPr>
              <w:t>男</w:t>
            </w:r>
          </w:p>
        </w:tc>
        <w:tc>
          <w:tcPr>
            <w:tcW w:w="1368" w:type="dxa"/>
            <w:noWrap w:val="0"/>
            <w:vAlign w:val="top"/>
          </w:tcPr>
          <w:p w14:paraId="5A3BF1FE">
            <w:pPr>
              <w:pageBreakBefore w:val="0"/>
              <w:kinsoku/>
              <w:wordWrap/>
              <w:overflowPunct/>
              <w:topLinePunct w:val="0"/>
              <w:bidi w:val="0"/>
              <w:spacing w:beforeAutospacing="0" w:line="560" w:lineRule="exact"/>
              <w:jc w:val="left"/>
              <w:rPr>
                <w:rFonts w:hint="eastAsia" w:ascii="仿宋" w:hAnsi="仿宋" w:eastAsia="仿宋" w:cs="仿宋"/>
                <w:sz w:val="28"/>
                <w:szCs w:val="28"/>
                <w:highlight w:val="no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highlight w:val="none"/>
                <w:lang w:eastAsia="zh-CN"/>
              </w:rPr>
              <w:t>数据技术</w:t>
            </w:r>
          </w:p>
        </w:tc>
        <w:tc>
          <w:tcPr>
            <w:tcW w:w="1027" w:type="dxa"/>
            <w:noWrap w:val="0"/>
            <w:vAlign w:val="top"/>
          </w:tcPr>
          <w:p w14:paraId="69AD61EE">
            <w:pPr>
              <w:pageBreakBefore w:val="0"/>
              <w:kinsoku/>
              <w:wordWrap/>
              <w:overflowPunct/>
              <w:topLinePunct w:val="0"/>
              <w:bidi w:val="0"/>
              <w:spacing w:beforeAutospacing="0" w:line="560" w:lineRule="exact"/>
              <w:jc w:val="left"/>
              <w:rPr>
                <w:rFonts w:hint="eastAsia" w:ascii="仿宋" w:hAnsi="仿宋" w:eastAsia="仿宋" w:cs="仿宋"/>
                <w:sz w:val="28"/>
                <w:szCs w:val="28"/>
                <w:highlight w:val="none"/>
                <w:vertAlign w:val="baseline"/>
                <w:lang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highlight w:val="none"/>
                <w:vertAlign w:val="baseline"/>
                <w:lang w:eastAsia="zh-CN"/>
              </w:rPr>
              <w:t>本科</w:t>
            </w:r>
          </w:p>
        </w:tc>
        <w:tc>
          <w:tcPr>
            <w:tcW w:w="1028" w:type="dxa"/>
            <w:noWrap w:val="0"/>
            <w:vAlign w:val="top"/>
          </w:tcPr>
          <w:p w14:paraId="78AAE54D">
            <w:pPr>
              <w:pageBreakBefore w:val="0"/>
              <w:kinsoku/>
              <w:wordWrap/>
              <w:overflowPunct/>
              <w:topLinePunct w:val="0"/>
              <w:bidi w:val="0"/>
              <w:spacing w:beforeAutospacing="0" w:line="560" w:lineRule="exact"/>
              <w:jc w:val="left"/>
              <w:rPr>
                <w:rFonts w:hint="eastAsia" w:ascii="仿宋" w:hAnsi="仿宋" w:eastAsia="仿宋" w:cs="仿宋"/>
                <w:sz w:val="28"/>
                <w:szCs w:val="28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highlight w:val="none"/>
                <w:vertAlign w:val="baseline"/>
                <w:lang w:val="en-US" w:eastAsia="zh-CN"/>
              </w:rPr>
              <w:t>7</w:t>
            </w:r>
          </w:p>
        </w:tc>
        <w:tc>
          <w:tcPr>
            <w:tcW w:w="1020" w:type="dxa"/>
            <w:noWrap w:val="0"/>
            <w:vAlign w:val="top"/>
          </w:tcPr>
          <w:p w14:paraId="7D6CA7E0">
            <w:pPr>
              <w:pageBreakBefore w:val="0"/>
              <w:kinsoku/>
              <w:wordWrap/>
              <w:overflowPunct/>
              <w:topLinePunct w:val="0"/>
              <w:bidi w:val="0"/>
              <w:spacing w:beforeAutospacing="0" w:line="560" w:lineRule="exact"/>
              <w:jc w:val="left"/>
              <w:rPr>
                <w:rFonts w:hint="eastAsia" w:ascii="仿宋" w:hAnsi="仿宋" w:eastAsia="仿宋" w:cs="仿宋"/>
                <w:sz w:val="28"/>
                <w:szCs w:val="28"/>
                <w:highlight w:val="none"/>
                <w:vertAlign w:val="baseline"/>
                <w:lang w:val="en-US" w:eastAsia="zh-CN"/>
              </w:rPr>
            </w:pPr>
          </w:p>
        </w:tc>
        <w:tc>
          <w:tcPr>
            <w:tcW w:w="1020" w:type="dxa"/>
            <w:noWrap w:val="0"/>
            <w:vAlign w:val="top"/>
          </w:tcPr>
          <w:p w14:paraId="571B615C">
            <w:pPr>
              <w:pageBreakBefore w:val="0"/>
              <w:kinsoku/>
              <w:wordWrap/>
              <w:overflowPunct/>
              <w:topLinePunct w:val="0"/>
              <w:bidi w:val="0"/>
              <w:spacing w:beforeAutospacing="0" w:line="560" w:lineRule="exact"/>
              <w:jc w:val="left"/>
              <w:rPr>
                <w:rFonts w:hint="eastAsia" w:ascii="仿宋" w:hAnsi="仿宋" w:eastAsia="仿宋" w:cs="仿宋"/>
                <w:sz w:val="28"/>
                <w:szCs w:val="28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highlight w:val="none"/>
                <w:vertAlign w:val="baseline"/>
                <w:lang w:val="en-US" w:eastAsia="zh-CN"/>
              </w:rPr>
              <w:t>53-54</w:t>
            </w:r>
          </w:p>
        </w:tc>
      </w:tr>
      <w:tr w14:paraId="13556E04">
        <w:trPr>
          <w:jc w:val="center"/>
        </w:trPr>
        <w:tc>
          <w:tcPr>
            <w:tcW w:w="1336" w:type="dxa"/>
            <w:noWrap w:val="0"/>
            <w:vAlign w:val="top"/>
          </w:tcPr>
          <w:p w14:paraId="7A15242E">
            <w:pPr>
              <w:pageBreakBefore w:val="0"/>
              <w:kinsoku/>
              <w:wordWrap/>
              <w:overflowPunct/>
              <w:topLinePunct w:val="0"/>
              <w:bidi w:val="0"/>
              <w:spacing w:beforeAutospacing="0" w:line="560" w:lineRule="exact"/>
              <w:jc w:val="center"/>
              <w:rPr>
                <w:rFonts w:hint="eastAsia" w:ascii="仿宋" w:hAnsi="仿宋" w:eastAsia="仿宋" w:cs="仿宋"/>
                <w:sz w:val="28"/>
                <w:szCs w:val="28"/>
                <w:highlight w:val="no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highlight w:val="none"/>
                <w:lang w:val="en-US" w:eastAsia="zh-CN"/>
              </w:rPr>
              <w:t>4</w:t>
            </w:r>
          </w:p>
        </w:tc>
        <w:tc>
          <w:tcPr>
            <w:tcW w:w="1336" w:type="dxa"/>
            <w:noWrap w:val="0"/>
            <w:vAlign w:val="top"/>
          </w:tcPr>
          <w:p w14:paraId="3BA63DE4">
            <w:pPr>
              <w:pageBreakBefore w:val="0"/>
              <w:kinsoku/>
              <w:wordWrap/>
              <w:overflowPunct/>
              <w:topLinePunct w:val="0"/>
              <w:bidi w:val="0"/>
              <w:spacing w:beforeAutospacing="0" w:line="560" w:lineRule="exact"/>
              <w:jc w:val="left"/>
              <w:rPr>
                <w:rFonts w:hint="eastAsia" w:ascii="仿宋" w:hAnsi="仿宋" w:eastAsia="仿宋" w:cs="仿宋"/>
                <w:sz w:val="28"/>
                <w:szCs w:val="28"/>
                <w:highlight w:val="none"/>
                <w:lang w:val="en-US" w:eastAsia="zh-CN"/>
              </w:rPr>
            </w:pPr>
          </w:p>
        </w:tc>
        <w:tc>
          <w:tcPr>
            <w:tcW w:w="719" w:type="dxa"/>
            <w:noWrap w:val="0"/>
            <w:vAlign w:val="top"/>
          </w:tcPr>
          <w:p w14:paraId="62AC6796">
            <w:pPr>
              <w:pageBreakBefore w:val="0"/>
              <w:kinsoku/>
              <w:wordWrap/>
              <w:overflowPunct/>
              <w:topLinePunct w:val="0"/>
              <w:bidi w:val="0"/>
              <w:spacing w:beforeAutospacing="0" w:line="560" w:lineRule="exact"/>
              <w:jc w:val="left"/>
              <w:rPr>
                <w:rFonts w:hint="eastAsia" w:ascii="仿宋" w:hAnsi="仿宋" w:eastAsia="仿宋" w:cs="仿宋"/>
                <w:sz w:val="28"/>
                <w:szCs w:val="28"/>
                <w:highlight w:val="none"/>
                <w:vertAlign w:val="baseline"/>
                <w:lang w:val="en-US" w:eastAsia="zh-CN"/>
              </w:rPr>
            </w:pPr>
          </w:p>
        </w:tc>
        <w:tc>
          <w:tcPr>
            <w:tcW w:w="688" w:type="dxa"/>
            <w:noWrap w:val="0"/>
            <w:vAlign w:val="top"/>
          </w:tcPr>
          <w:p w14:paraId="35CA7298">
            <w:pPr>
              <w:pageBreakBefore w:val="0"/>
              <w:kinsoku/>
              <w:wordWrap/>
              <w:overflowPunct/>
              <w:topLinePunct w:val="0"/>
              <w:bidi w:val="0"/>
              <w:spacing w:beforeAutospacing="0" w:line="560" w:lineRule="exact"/>
              <w:jc w:val="left"/>
              <w:rPr>
                <w:rFonts w:hint="eastAsia" w:ascii="仿宋" w:hAnsi="仿宋" w:eastAsia="仿宋" w:cs="仿宋"/>
                <w:sz w:val="28"/>
                <w:szCs w:val="28"/>
                <w:highlight w:val="none"/>
                <w:vertAlign w:val="baseline"/>
                <w:lang w:eastAsia="zh-CN"/>
              </w:rPr>
            </w:pPr>
          </w:p>
        </w:tc>
        <w:tc>
          <w:tcPr>
            <w:tcW w:w="1368" w:type="dxa"/>
            <w:noWrap w:val="0"/>
            <w:vAlign w:val="top"/>
          </w:tcPr>
          <w:p w14:paraId="59DABF75">
            <w:pPr>
              <w:pageBreakBefore w:val="0"/>
              <w:kinsoku/>
              <w:wordWrap/>
              <w:overflowPunct/>
              <w:topLinePunct w:val="0"/>
              <w:bidi w:val="0"/>
              <w:spacing w:beforeAutospacing="0" w:line="560" w:lineRule="exact"/>
              <w:jc w:val="left"/>
              <w:rPr>
                <w:rFonts w:hint="eastAsia" w:ascii="仿宋" w:hAnsi="仿宋" w:eastAsia="仿宋" w:cs="仿宋"/>
                <w:sz w:val="28"/>
                <w:szCs w:val="28"/>
                <w:highlight w:val="none"/>
                <w:lang w:eastAsia="zh-CN"/>
              </w:rPr>
            </w:pPr>
          </w:p>
        </w:tc>
        <w:tc>
          <w:tcPr>
            <w:tcW w:w="1027" w:type="dxa"/>
            <w:noWrap w:val="0"/>
            <w:vAlign w:val="top"/>
          </w:tcPr>
          <w:p w14:paraId="25BC9D1A">
            <w:pPr>
              <w:pageBreakBefore w:val="0"/>
              <w:kinsoku/>
              <w:wordWrap/>
              <w:overflowPunct/>
              <w:topLinePunct w:val="0"/>
              <w:bidi w:val="0"/>
              <w:spacing w:beforeAutospacing="0" w:line="560" w:lineRule="exact"/>
              <w:jc w:val="left"/>
              <w:rPr>
                <w:rFonts w:hint="eastAsia" w:ascii="仿宋" w:hAnsi="仿宋" w:eastAsia="仿宋" w:cs="仿宋"/>
                <w:sz w:val="28"/>
                <w:szCs w:val="28"/>
                <w:highlight w:val="none"/>
                <w:vertAlign w:val="baseline"/>
                <w:lang w:eastAsia="zh-CN"/>
              </w:rPr>
            </w:pPr>
          </w:p>
        </w:tc>
        <w:tc>
          <w:tcPr>
            <w:tcW w:w="1028" w:type="dxa"/>
            <w:noWrap w:val="0"/>
            <w:vAlign w:val="top"/>
          </w:tcPr>
          <w:p w14:paraId="45B6B49E">
            <w:pPr>
              <w:pageBreakBefore w:val="0"/>
              <w:kinsoku/>
              <w:wordWrap/>
              <w:overflowPunct/>
              <w:topLinePunct w:val="0"/>
              <w:bidi w:val="0"/>
              <w:spacing w:beforeAutospacing="0" w:line="560" w:lineRule="exact"/>
              <w:jc w:val="left"/>
              <w:rPr>
                <w:rFonts w:hint="eastAsia" w:ascii="仿宋" w:hAnsi="仿宋" w:eastAsia="仿宋" w:cs="仿宋"/>
                <w:sz w:val="28"/>
                <w:szCs w:val="28"/>
                <w:highlight w:val="none"/>
                <w:vertAlign w:val="baseline"/>
                <w:lang w:val="en-US" w:eastAsia="zh-CN"/>
              </w:rPr>
            </w:pPr>
          </w:p>
        </w:tc>
        <w:tc>
          <w:tcPr>
            <w:tcW w:w="1020" w:type="dxa"/>
            <w:noWrap w:val="0"/>
            <w:vAlign w:val="top"/>
          </w:tcPr>
          <w:p w14:paraId="513DF1C8">
            <w:pPr>
              <w:pageBreakBefore w:val="0"/>
              <w:kinsoku/>
              <w:wordWrap/>
              <w:overflowPunct/>
              <w:topLinePunct w:val="0"/>
              <w:bidi w:val="0"/>
              <w:spacing w:beforeAutospacing="0" w:line="560" w:lineRule="exact"/>
              <w:jc w:val="left"/>
              <w:rPr>
                <w:rFonts w:hint="eastAsia" w:ascii="仿宋" w:hAnsi="仿宋" w:eastAsia="仿宋" w:cs="仿宋"/>
                <w:sz w:val="28"/>
                <w:szCs w:val="28"/>
                <w:highlight w:val="none"/>
                <w:vertAlign w:val="baseline"/>
                <w:lang w:val="en-US" w:eastAsia="zh-CN"/>
              </w:rPr>
            </w:pPr>
          </w:p>
        </w:tc>
        <w:tc>
          <w:tcPr>
            <w:tcW w:w="1020" w:type="dxa"/>
            <w:noWrap w:val="0"/>
            <w:vAlign w:val="top"/>
          </w:tcPr>
          <w:p w14:paraId="173A7A13">
            <w:pPr>
              <w:pageBreakBefore w:val="0"/>
              <w:kinsoku/>
              <w:wordWrap/>
              <w:overflowPunct/>
              <w:topLinePunct w:val="0"/>
              <w:bidi w:val="0"/>
              <w:spacing w:beforeAutospacing="0" w:line="560" w:lineRule="exact"/>
              <w:jc w:val="left"/>
              <w:rPr>
                <w:rFonts w:hint="eastAsia" w:ascii="仿宋" w:hAnsi="仿宋" w:eastAsia="仿宋" w:cs="仿宋"/>
                <w:sz w:val="28"/>
                <w:szCs w:val="28"/>
                <w:highlight w:val="none"/>
                <w:vertAlign w:val="baseline"/>
                <w:lang w:val="en-US" w:eastAsia="zh-CN"/>
              </w:rPr>
            </w:pPr>
          </w:p>
        </w:tc>
      </w:tr>
    </w:tbl>
    <w:sectPr w:rsidR="00FC693F" w:rsidRPr="0006063C" w:rsidSect="00034616">
      <w:footerReference w:type="default" r:id="rId9"/>
      <w:pgSz w:w="11906" w:h="16838"/>
      <w:pgMar w:top="1440" w:right="1803" w:bottom="1440" w:left="1803" w:header="850" w:footer="992" w:gutter="0"/>
      <w:cols w:space="720"/>
      <w:docGrid w:linePitch="360"/>
    </w:sectPr>
  </w:body>
</w:document>
</file>

<file path=word/comments.xml><?xml version="1.0" encoding="utf-8"?>
<w:comments xmlns:a="http://schemas.openxmlformats.org/drawingml/2006/main" xmlns:pic="http://schemas.openxmlformats.org/drawingml/2006/picture" xmlns:r="http://schemas.openxmlformats.org/officeDocument/2006/relationships" xmlns:w="http://schemas.openxmlformats.org/wordprocessingml/2006/main" xmlns:wp="http://schemas.openxmlformats.org/drawingml/2006/wordprocessingDrawing" xmlns:mc="http://schemas.openxmlformats.org/markup-compatibility/2006" xmlns:a14="http://schemas.microsoft.com/office/drawing/2010/main" xmlns:w14="http://schemas.microsoft.com/office/word/2010/wordml" xmlns:wpc="http://schemas.microsoft.com/office/word/2010/wordprocessingCanvas">
  <w:comment w:id="0" w:author="灵燕智能" w:initials="AI" w:date="2026-10-12T16:31:24Z">
    <w:p>
      <w:pPr>
        <w:pStyle w:val="CommentText"/>
      </w:pPr>
      <w:r>
        <w:rPr>
          <w:rStyle w:val="CommentReference"/>
        </w:rPr>
        <w:annotationRef/>
      </w:r>
      <w:r>
        <w:t>本函正文保留招标模板自带值「3 个工作日内响应」（最低档，取承诺清单）。正式投标前可评估是否承诺更优响应档位（如 4 小时内响应）以提升技术分。另：本文件尾部注入的 5×9 汇总清单表（T1）实际为 6-5 服务团队清单的开头元素，已超出 6-4 的 L694-L705 边界，合册时主线程按目录树序剥离，勿在本节正文重复使用。</w:t>
      </w:r>
    </w:p>
  </w:comment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Times New Roman" w:hAnsi="Times New Roman" w:eastAsia="Times New Roman" w:cs="Times New Roman"/>
        <w:sz w:val="21"/>
        <w:szCs w:val="21"/>
      </w:rPr>
      <w:fldChar w:fldCharType="begin"/>
    </w:r>
    <w:r>
      <w:rPr>
        <w:rFonts w:ascii="Times New Roman" w:hAnsi="Times New Roman" w:eastAsia="Times New Roman" w:cs="Times New Roman"/>
        <w:sz w:val="21"/>
        <w:szCs w:val="21"/>
      </w:rPr>
      <w:instrText xml:space="preserve"> PAGE </w:instrText>
    </w:r>
    <w:r>
      <w:rPr>
        <w:rFonts w:ascii="Times New Roman" w:hAnsi="Times New Roman" w:eastAsia="Times New Roman" w:cs="Times New Roman"/>
        <w:sz w:val="21"/>
        <w:szCs w:val="21"/>
      </w:rP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hAnsi="Times New Roman" w:eastAsia="宋体" w:cs="Times New Roman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 w:before="0" w:after="0"/>
      <w:jc w:val="both"/>
    </w:pPr>
    <w:rPr>
      <w:rFonts w:ascii="Times New Roman" w:hAnsi="Times New Roman" w:eastAsia="宋体" w:cs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60" w:after="260" w:line="240" w:lineRule="auto"/>
      <w:outlineLvl w:val="0"/>
    </w:pPr>
    <w:rPr>
      <w:rFonts w:ascii="黑体" w:hAnsi="黑体" w:eastAsia="黑体" w:cs="黑体"/>
      <w:b/>
      <w:bCs/>
      <w:i w:val="0"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60" w:after="260" w:line="240" w:lineRule="auto"/>
      <w:outlineLvl w:val="1"/>
    </w:pPr>
    <w:rPr>
      <w:rFonts w:ascii="黑体" w:hAnsi="黑体" w:eastAsia="黑体" w:cs="黑体"/>
      <w:b/>
      <w:bCs/>
      <w:i w:val="0"/>
      <w:color w:val="000000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60" w:after="260" w:line="240" w:lineRule="auto"/>
      <w:outlineLvl w:val="2"/>
    </w:pPr>
    <w:rPr>
      <w:rFonts w:ascii="黑体" w:hAnsi="黑体" w:eastAsia="黑体" w:cs="黑体"/>
      <w:b/>
      <w:bCs/>
      <w:i w:val="0"/>
      <w:color w:val="000000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60" w:after="260" w:line="240" w:lineRule="auto"/>
      <w:outlineLvl w:val="3"/>
    </w:pPr>
    <w:rPr>
      <w:rFonts w:ascii="黑体" w:hAnsi="黑体" w:eastAsia="黑体" w:cs="黑体"/>
      <w:b/>
      <w:bCs/>
      <w:i w:val="0"/>
      <w:iCs/>
      <w:color w:val="000000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黑体" w:hAnsi="黑体" w:eastAsia="黑体" w:cs="黑体"/>
      <w:b/>
      <w:bCs/>
      <w:i w:val="0"/>
      <w:color w:val="000000"/>
      <w:sz w:val="32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黑体" w:hAnsi="黑体" w:eastAsia="黑体" w:cs="黑体"/>
      <w:b/>
      <w:bCs/>
      <w:i w:val="0"/>
      <w:color w:val="000000"/>
      <w:sz w:val="30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黑体" w:hAnsi="黑体" w:eastAsia="黑体" w:cs="黑体"/>
      <w:b/>
      <w:bCs/>
      <w:i w:val="0"/>
      <w:color w:val="000000"/>
      <w:sz w:val="28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440" w:line="240" w:lineRule="auto" w:before="0"/>
      <w:contextualSpacing/>
      <w:jc w:val="center"/>
    </w:pPr>
    <w:rPr>
      <w:rFonts w:ascii="黑体" w:hAnsi="黑体" w:eastAsia="黑体" w:cs="黑体"/>
      <w:b/>
      <w:i w:val="0"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黑体" w:hAnsi="黑体" w:eastAsia="黑体" w:cs="黑体"/>
      <w:b/>
      <w:i w:val="0"/>
      <w:color w:val="000000"/>
      <w:spacing w:val="5"/>
      <w:kern w:val="28"/>
      <w:sz w:val="44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黑体" w:hAnsi="黑体" w:eastAsia="黑体" w:cs="黑体"/>
      <w:b/>
      <w:bCs/>
      <w:i w:val="0"/>
      <w:iCs/>
      <w:color w:val="000000"/>
      <w:sz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Normal"/>
    <w:next w:val="Normal"/>
    <w:uiPriority w:val="39"/>
    <w:semiHidden/>
    <w:unhideWhenUsed/>
    <w:qFormat/>
    <w:rsid w:val="00FC693F"/>
    <w:pPr>
      <w:spacing w:before="0" w:after="360"/>
      <w:jc w:val="center"/>
      <w:outlineLvl w:val="9"/>
    </w:pPr>
    <w:rPr>
      <w:rFonts w:ascii="黑体" w:hAnsi="黑体" w:eastAsia="黑体" w:cs="黑体"/>
      <w:b/>
      <w:color w:val="000000"/>
      <w:sz w:val="32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enderBody">
    <w:name w:val="Tender Body"/>
    <w:basedOn w:val="Normal"/>
    <w:qFormat/>
    <w:pPr>
      <w:spacing w:line="360" w:lineRule="auto" w:before="0" w:after="0"/>
      <w:ind w:firstLineChars="200" w:firstLine="480"/>
      <w:jc w:val="both"/>
    </w:pPr>
  </w:style>
  <w:style w:type="paragraph" w:customStyle="1" w:styleId="TenderCover">
    <w:name w:val="Tender Cover"/>
    <w:basedOn w:val="Normal"/>
    <w:qFormat/>
    <w:pPr>
      <w:spacing w:line="360" w:lineRule="auto" w:before="0" w:after="360"/>
      <w:jc w:val="center"/>
    </w:pPr>
    <w:rPr>
      <w:rFonts w:ascii="黑体" w:hAnsi="黑体" w:eastAsia="黑体" w:cs="黑体"/>
      <w:b/>
      <w:sz w:val="44"/>
    </w:rPr>
  </w:style>
  <w:style w:type="paragraph" w:customStyle="1" w:styleId="TenderCoverSub">
    <w:name w:val="Tender Cover Sub"/>
    <w:basedOn w:val="TenderCover"/>
    <w:qFormat/>
    <w:pPr>
      <w:spacing w:after="120"/>
      <w:jc w:val="center"/>
    </w:pPr>
    <w:rPr>
      <w:b/>
      <w:sz w:val="30"/>
    </w:rPr>
  </w:style>
  <w:style w:type="paragraph" w:customStyle="1" w:styleId="TenderCaption">
    <w:name w:val="Tender Caption"/>
    <w:basedOn w:val="Normal"/>
    <w:qFormat/>
    <w:pPr>
      <w:spacing w:line="360" w:lineRule="auto" w:before="60" w:after="120"/>
      <w:jc w:val="center"/>
    </w:pPr>
    <w:rPr>
      <w:rFonts w:ascii="Times New Roman" w:hAnsi="Times New Roman" w:eastAsia="宋体" w:cs="Times New Roman"/>
      <w:sz w:val="18"/>
    </w:rPr>
  </w:style>
  <w:style w:type="paragraph" w:customStyle="1" w:styleId="TOC1">
    <w:name w:val="toc 1"/>
    <w:basedOn w:val="Normal"/>
    <w:qFormat/>
    <w:pPr>
      <w:tabs>
        <w:tab w:pos="8300" w:val="right" w:leader="dot"/>
      </w:tabs>
      <w:spacing w:line="360" w:lineRule="auto" w:before="0" w:after="0"/>
      <w:ind w:left="0"/>
    </w:pPr>
    <w:rPr>
      <w:rFonts w:ascii="Times New Roman" w:hAnsi="Times New Roman" w:eastAsia="宋体" w:cs="Times New Roman"/>
      <w:color w:val="000000"/>
      <w:sz w:val="24"/>
    </w:rPr>
  </w:style>
  <w:style w:type="paragraph" w:customStyle="1" w:styleId="TOC2">
    <w:name w:val="toc 2"/>
    <w:basedOn w:val="Normal"/>
    <w:qFormat/>
    <w:pPr>
      <w:tabs>
        <w:tab w:pos="8300" w:val="right" w:leader="dot"/>
      </w:tabs>
      <w:spacing w:line="360" w:lineRule="auto" w:before="0" w:after="0"/>
      <w:ind w:left="480"/>
    </w:pPr>
    <w:rPr>
      <w:rFonts w:ascii="Times New Roman" w:hAnsi="Times New Roman" w:eastAsia="宋体" w:cs="Times New Roman"/>
      <w:color w:val="000000"/>
      <w:sz w:val="24"/>
    </w:rPr>
  </w:style>
  <w:style w:type="paragraph" w:customStyle="1" w:styleId="TOC3">
    <w:name w:val="toc 3"/>
    <w:basedOn w:val="Normal"/>
    <w:qFormat/>
    <w:pPr>
      <w:tabs>
        <w:tab w:pos="8300" w:val="right" w:leader="dot"/>
      </w:tabs>
      <w:spacing w:line="360" w:lineRule="auto" w:before="0" w:after="0"/>
      <w:ind w:left="960"/>
    </w:pPr>
    <w:rPr>
      <w:rFonts w:ascii="Times New Roman" w:hAnsi="Times New Roman" w:eastAsia="宋体" w:cs="Times New Roman"/>
      <w:color w:val="000000"/>
      <w:sz w:val="24"/>
    </w:rPr>
  </w:style>
  <w:style w:type="paragraph" w:customStyle="1" w:styleId="TenderHeader">
    <w:name w:val="Tender Header"/>
    <w:basedOn w:val="Normal"/>
    <w:pPr>
      <w:spacing w:line="240" w:lineRule="auto"/>
      <w:jc w:val="center"/>
    </w:pPr>
    <w:rPr>
      <w:rFonts w:ascii="Times New Roman" w:hAnsi="Times New Roman" w:eastAsia="宋体" w:cs="Times New Roman"/>
      <w:sz w:val="18"/>
    </w:rPr>
  </w:style>
  <w:style w:type="paragraph" w:styleId="18">
    <w:name w:val="Body Text First Indent"/>
    <w:basedOn w:val="19"/>
    <w:unhideWhenUsed/>
    <w:qFormat/>
    <w:uiPriority w:val="99"/>
    <w:pPr>
      <w:spacing w:line="240" w:lineRule="auto"/>
      <w:ind w:firstLine="420" w:firstLineChars="100"/>
      <w:jc w:val="both"/>
    </w:pPr>
    <w:rPr>
      <w:sz w:val="21"/>
      <w:szCs w:val="21"/>
    </w:rPr>
  </w:style>
  <w:style w:type="paragraph" w:styleId="5">
    <w:name w:val="heading 4 2"/>
    <w:basedOn w:val="1"/>
    <w:next w:val="1"/>
    <w:link w:val="55"/>
    <w:qFormat/>
    <w:uiPriority w:val="0"/>
    <w:pPr>
      <w:keepNext/>
      <w:keepLines/>
      <w:tabs>
        <w:tab w:val="left" w:pos="0"/>
      </w:tabs>
      <w:spacing w:before="280" w:after="290" w:line="376" w:lineRule="auto"/>
      <w:outlineLvl w:val="3"/>
    </w:pPr>
    <w:rPr>
      <w:rFonts w:ascii="Arial" w:hAnsi="Arial" w:eastAsia="黑体" w:cs="Times New Roman"/>
      <w:bCs/>
      <w:sz w:val="24"/>
      <w:szCs w:val="28"/>
    </w:rPr>
  </w:style>
  <w:style w:type="paragraph" w:styleId="26">
    <w:name w:val="Plain Text"/>
    <w:basedOn w:val="1"/>
    <w:next w:val="5"/>
    <w:link w:val="68"/>
    <w:qFormat/>
    <w:uiPriority w:val="0"/>
    <w:rPr>
      <w:rFonts w:ascii="宋体" w:hAnsi="Courier New" w:cs="Times New Roman"/>
    </w:rPr>
  </w:style>
  <w:style w:type="character" w:customStyle="1" w:styleId="68">
    <w:name w:val="纯文本 字符"/>
    <w:basedOn w:val="44"/>
    <w:link w:val="26"/>
    <w:uiPriority w:val="0"/>
    <w:rPr>
      <w:rFonts w:hint="eastAsia" w:ascii="宋体" w:hAnsi="Courier New" w:eastAsia="宋体" w:cs="Courier New"/>
      <w:kern w:val="2"/>
      <w:sz w:val="21"/>
      <w:szCs w:val="24"/>
    </w:rPr>
  </w:style>
  <w:style w:type="character" w:customStyle="1" w:styleId="55">
    <w:name w:val="标题 4 Char"/>
    <w:link w:val="5"/>
    <w:uiPriority w:val="0"/>
    <w:rPr>
      <w:rFonts w:ascii="Arial" w:hAnsi="Arial" w:eastAsia="黑体"/>
      <w:bCs/>
      <w:kern w:val="2"/>
      <w:sz w:val="24"/>
      <w:szCs w:val="28"/>
    </w:rPr>
  </w:style>
  <w:style w:type="character" w:styleId="44">
    <w:name w:val="Default Paragraph Font 2"/>
    <w:semiHidden/>
    <w:uiPriority w:val="0"/>
  </w:style>
  <w:style w:type="paragraph" w:styleId="19">
    <w:name w:val="Body Text 4"/>
    <w:basedOn w:val="1"/>
    <w:next w:val="18"/>
    <w:link w:val="64"/>
    <w:uiPriority w:val="0"/>
    <w:pPr>
      <w:spacing w:after="120"/>
    </w:pPr>
    <w:rPr>
      <w:rFonts w:cs="Times New Roman"/>
    </w:rPr>
  </w:style>
  <w:style w:type="table" w:styleId="43">
    <w:name w:val="Table Grid 2"/>
    <w:basedOn w:val="42"/>
    <w:qFormat/>
    <w:uiPriority w:val="59"/>
    <w:tblPr>
      <w:tblStyle w:val="42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1">
    <w:name w:val="Normal 2"/>
    <w:qFormat/>
    <w:uiPriority w:val="0"/>
    <w:pPr>
      <w:widowControl w:val="0"/>
      <w:jc w:val="both"/>
    </w:pPr>
    <w:rPr>
      <w:kern w:val="2"/>
      <w:sz w:val="21"/>
      <w:szCs w:val="24"/>
      <w:lang w:val="en-US" w:eastAsia="zh-CN" w:bidi="ar-SA"/>
    </w:rPr>
  </w:style>
  <w:style w:type="character" w:customStyle="1" w:styleId="64">
    <w:name w:val="正文文本 Char"/>
    <w:link w:val="19"/>
    <w:uiPriority w:val="0"/>
    <w:rPr>
      <w:kern w:val="2"/>
      <w:sz w:val="21"/>
      <w:szCs w:val="24"/>
    </w:rPr>
  </w:style>
  <w:style w:type="table" w:styleId="42">
    <w:name w:val="Normal Table 2"/>
    <w:semiHidden/>
    <w:uiPriority w:val="0"/>
    <w:pPr>
      <w:keepNext w:val="0"/>
      <w:keepLines w:val="0"/>
      <w:widowControl/>
      <w:suppressLineNumbers w:val="0"/>
      <w:spacing w:before="0" w:beforeAutospacing="0" w:after="0" w:afterAutospacing="0"/>
      <w:ind w:left="0" w:right="0"/>
    </w:pPr>
    <w:rPr>
      <w:rFonts w:hint="default" w:ascii="Times New Roman" w:hAnsi="Times New Roman" w:cs="Times New Roman"/>
      <w:sz w:val="20"/>
      <w:szCs w:val="20"/>
    </w:rPr>
    <w:tblPr>
      <w:tblStyle w:val="42"/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黑体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宋体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