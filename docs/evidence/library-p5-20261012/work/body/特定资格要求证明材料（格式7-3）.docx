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特定资格要求证明材料（格式7-3）</w:t>
      </w:r>
    </w:p>
    <w:p w14:paraId="72D2CF81">
      <w:pPr>
        <w:pStyle w:val="5"/>
        <w:spacing w:before="0" w:after="0" w:line="560" w:lineRule="exact"/>
        <w:jc w:val="center"/>
        <w:rPr>
          <w:rFonts w:hint="eastAsia" w:ascii="仿宋" w:hAnsi="仿宋" w:eastAsia="仿宋" w:cs="仿宋"/>
          <w:b/>
          <w:color w:val="auto"/>
          <w:kern w:val="0"/>
          <w:sz w:val="32"/>
          <w:szCs w:val="32"/>
          <w:highlight w:val="none"/>
        </w:rPr>
      </w:pPr>
      <w:r>
        <w:rPr>
          <w:rFonts w:hint="eastAsia" w:ascii="仿宋" w:hAnsi="仿宋" w:eastAsia="仿宋" w:cs="仿宋"/>
          <w:b/>
          <w:color w:val="auto"/>
          <w:kern w:val="0"/>
          <w:highlight w:val="none"/>
        </w:rPr>
        <w:br w:type="page"/>
      </w:r>
      <w:r>
        <w:rPr>
          <w:rFonts w:hint="eastAsia" w:ascii="仿宋" w:hAnsi="仿宋" w:eastAsia="仿宋" w:cs="仿宋"/>
          <w:b/>
          <w:color w:val="auto"/>
          <w:kern w:val="0"/>
          <w:sz w:val="32"/>
          <w:szCs w:val="32"/>
          <w:highlight w:val="none"/>
        </w:rPr>
        <w:t>7-</w:t>
      </w:r>
      <w:r>
        <w:rPr>
          <w:rFonts w:hint="eastAsia" w:ascii="仿宋" w:hAnsi="仿宋" w:eastAsia="仿宋" w:cs="仿宋"/>
          <w:b/>
          <w:color w:val="auto"/>
          <w:kern w:val="0"/>
          <w:sz w:val="32"/>
          <w:szCs w:val="32"/>
          <w:highlight w:val="none"/>
        </w:rPr>
        <w:t>3特定资格要求证明材料</w:t>
      </w:r>
    </w:p>
    <w:p w14:paraId="29D31595">
      <w:pPr>
        <w:widowControl/>
        <w:spacing w:line="360" w:lineRule="auto"/>
        <w:rPr>
          <w:rFonts w:hint="eastAsia" w:ascii="仿宋" w:hAnsi="仿宋" w:eastAsia="仿宋" w:cs="仿宋"/>
          <w:color w:val="auto"/>
          <w:sz w:val="28"/>
          <w:szCs w:val="28"/>
          <w:highlight w:val="none"/>
        </w:rPr>
      </w:pPr>
    </w:p>
    <w:p w14:paraId="73D578BA">
      <w:pPr>
        <w:widowControl/>
        <w:spacing w:line="360" w:lineRule="auto"/>
        <w:ind w:firstLine="560" w:firstLineChars="200"/>
        <w:rPr>
          <w:rFonts w:hint="eastAsia" w:ascii="仿宋" w:hAnsi="仿宋" w:eastAsia="仿宋" w:cs="仿宋"/>
          <w:highlight w:val="none"/>
          <w:lang w:val="en-US"/>
        </w:rPr>
      </w:pPr>
      <w:r>
        <w:rPr>
          <w:rFonts w:hint="eastAsia" w:ascii="仿宋" w:hAnsi="仿宋" w:eastAsia="仿宋" w:cs="仿宋"/>
          <w:bCs/>
          <w:color w:val="auto"/>
          <w:sz w:val="28"/>
          <w:szCs w:val="28"/>
          <w:highlight w:val="none"/>
          <w:lang w:eastAsia="zh-CN"/>
        </w:rPr>
        <w:t>投标供应商近</w:t>
      </w:r>
      <w:r>
        <w:rPr>
          <w:rFonts w:hint="eastAsia" w:ascii="仿宋" w:hAnsi="仿宋" w:eastAsia="仿宋" w:cs="仿宋"/>
          <w:bCs/>
          <w:color w:val="auto"/>
          <w:sz w:val="28"/>
          <w:szCs w:val="28"/>
          <w:highlight w:val="none"/>
          <w:lang w:val="en-US" w:eastAsia="zh-CN"/>
        </w:rPr>
        <w:t>3年内</w:t>
      </w:r>
      <w:r>
        <w:rPr>
          <w:rFonts w:hint="eastAsia" w:ascii="仿宋" w:hAnsi="仿宋" w:eastAsia="仿宋" w:cs="仿宋"/>
          <w:bCs/>
          <w:color w:val="auto"/>
          <w:sz w:val="28"/>
          <w:szCs w:val="28"/>
          <w:highlight w:val="none"/>
          <w:lang w:eastAsia="zh-CN"/>
        </w:rPr>
        <w:t>（以合同签订日期为准，</w:t>
      </w:r>
      <w:r>
        <w:rPr>
          <w:rFonts w:hint="eastAsia" w:ascii="仿宋" w:hAnsi="仿宋" w:eastAsia="仿宋" w:cs="仿宋"/>
          <w:bCs/>
          <w:color w:val="auto"/>
          <w:sz w:val="28"/>
          <w:szCs w:val="28"/>
          <w:highlight w:val="none"/>
          <w:lang w:val="en-US" w:eastAsia="zh-CN"/>
        </w:rPr>
        <w:t>签署日期为2023年1月1日至投标截止日</w:t>
      </w:r>
      <w:r>
        <w:rPr>
          <w:rFonts w:hint="eastAsia" w:ascii="仿宋" w:hAnsi="仿宋" w:eastAsia="仿宋" w:cs="仿宋"/>
          <w:bCs/>
          <w:color w:val="auto"/>
          <w:sz w:val="28"/>
          <w:szCs w:val="28"/>
          <w:highlight w:val="none"/>
          <w:lang w:eastAsia="zh-CN"/>
        </w:rPr>
        <w:t>）具有至少</w:t>
      </w:r>
      <w:r>
        <w:rPr>
          <w:rFonts w:hint="eastAsia" w:ascii="仿宋" w:hAnsi="仿宋" w:eastAsia="仿宋" w:cs="仿宋"/>
          <w:bCs/>
          <w:color w:val="auto"/>
          <w:sz w:val="28"/>
          <w:szCs w:val="28"/>
          <w:highlight w:val="none"/>
          <w:lang w:val="en-US" w:eastAsia="zh-CN"/>
        </w:rPr>
        <w:t>1个</w:t>
      </w:r>
      <w:r>
        <w:rPr>
          <w:rFonts w:hint="eastAsia" w:ascii="仿宋" w:hAnsi="仿宋" w:eastAsia="仿宋" w:cs="仿宋"/>
          <w:bCs/>
          <w:color w:val="auto"/>
          <w:sz w:val="28"/>
          <w:szCs w:val="28"/>
          <w:highlight w:val="none"/>
          <w:lang w:eastAsia="zh-CN"/>
        </w:rPr>
        <w:t>与</w:t>
      </w:r>
      <w:r>
        <w:rPr>
          <w:rFonts w:hint="eastAsia" w:ascii="仿宋" w:hAnsi="仿宋" w:eastAsia="仿宋" w:cs="仿宋"/>
          <w:bCs/>
          <w:color w:val="auto"/>
          <w:sz w:val="28"/>
          <w:szCs w:val="28"/>
          <w:highlight w:val="none"/>
        </w:rPr>
        <w:t>机构总行或总公司直接签署合同</w:t>
      </w:r>
      <w:r>
        <w:rPr>
          <w:rFonts w:hint="eastAsia" w:ascii="仿宋" w:hAnsi="仿宋" w:eastAsia="仿宋" w:cs="仿宋"/>
          <w:bCs/>
          <w:color w:val="auto"/>
          <w:sz w:val="28"/>
          <w:szCs w:val="28"/>
          <w:highlight w:val="none"/>
          <w:lang w:val="en-US" w:eastAsia="zh-CN"/>
        </w:rPr>
        <w:t>的商业银行机构[</w:t>
      </w:r>
      <w:r>
        <w:rPr>
          <w:rFonts w:hint="eastAsia" w:ascii="仿宋" w:hAnsi="仿宋" w:eastAsia="仿宋" w:cs="仿宋"/>
          <w:bCs/>
          <w:color w:val="auto"/>
          <w:sz w:val="28"/>
          <w:szCs w:val="28"/>
          <w:highlight w:val="none"/>
        </w:rPr>
        <w:t>国有银行、股份制银行、城商行、省级农商行</w:t>
      </w:r>
      <w:r>
        <w:rPr>
          <w:rFonts w:hint="eastAsia" w:ascii="仿宋" w:hAnsi="仿宋" w:eastAsia="仿宋" w:cs="仿宋"/>
          <w:bCs/>
          <w:color w:val="auto"/>
          <w:sz w:val="28"/>
          <w:szCs w:val="28"/>
          <w:highlight w:val="none"/>
          <w:lang w:eastAsia="zh-CN"/>
        </w:rPr>
        <w:t>、省级农信社</w:t>
      </w:r>
      <w:r>
        <w:rPr>
          <w:rFonts w:hint="eastAsia" w:ascii="仿宋" w:hAnsi="仿宋" w:eastAsia="仿宋" w:cs="仿宋"/>
          <w:bCs/>
          <w:color w:val="auto"/>
          <w:sz w:val="28"/>
          <w:szCs w:val="28"/>
          <w:highlight w:val="none"/>
        </w:rPr>
        <w:t>、</w:t>
      </w:r>
      <w:r>
        <w:rPr>
          <w:rFonts w:hint="eastAsia" w:ascii="仿宋" w:hAnsi="仿宋" w:eastAsia="仿宋" w:cs="仿宋"/>
          <w:bCs/>
          <w:color w:val="auto"/>
          <w:sz w:val="28"/>
          <w:szCs w:val="28"/>
          <w:highlight w:val="none"/>
          <w:lang w:eastAsia="zh-CN"/>
        </w:rPr>
        <w:t>计划单列市（</w:t>
      </w:r>
      <w:r>
        <w:rPr>
          <w:rFonts w:hint="eastAsia" w:ascii="仿宋" w:hAnsi="仿宋" w:eastAsia="仿宋" w:cs="仿宋"/>
          <w:bCs/>
          <w:color w:val="auto"/>
          <w:sz w:val="28"/>
          <w:szCs w:val="28"/>
          <w:highlight w:val="none"/>
        </w:rPr>
        <w:t>大连、青岛、宁波、厦门、深圳</w:t>
      </w:r>
      <w:r>
        <w:rPr>
          <w:rFonts w:hint="eastAsia" w:ascii="仿宋" w:hAnsi="仿宋" w:eastAsia="仿宋" w:cs="仿宋"/>
          <w:bCs/>
          <w:color w:val="auto"/>
          <w:sz w:val="28"/>
          <w:szCs w:val="28"/>
          <w:highlight w:val="none"/>
          <w:lang w:eastAsia="zh-CN"/>
        </w:rPr>
        <w:t>）</w:t>
      </w:r>
      <w:r>
        <w:rPr>
          <w:rFonts w:hint="eastAsia" w:ascii="仿宋" w:hAnsi="仿宋" w:eastAsia="仿宋" w:cs="仿宋"/>
          <w:bCs/>
          <w:color w:val="auto"/>
          <w:sz w:val="28"/>
          <w:szCs w:val="28"/>
          <w:highlight w:val="none"/>
        </w:rPr>
        <w:t>农商行</w:t>
      </w:r>
      <w:r>
        <w:rPr>
          <w:rFonts w:hint="eastAsia" w:ascii="仿宋" w:hAnsi="仿宋" w:eastAsia="仿宋" w:cs="仿宋"/>
          <w:bCs/>
          <w:color w:val="auto"/>
          <w:sz w:val="28"/>
          <w:szCs w:val="28"/>
          <w:highlight w:val="none"/>
          <w:lang w:eastAsia="zh-CN"/>
        </w:rPr>
        <w:t>和农信社</w:t>
      </w:r>
      <w:r>
        <w:rPr>
          <w:rFonts w:hint="eastAsia" w:ascii="仿宋" w:hAnsi="仿宋" w:eastAsia="仿宋" w:cs="仿宋"/>
          <w:bCs/>
          <w:color w:val="auto"/>
          <w:sz w:val="28"/>
          <w:szCs w:val="28"/>
          <w:highlight w:val="none"/>
        </w:rPr>
        <w:t>或</w:t>
      </w:r>
      <w:r>
        <w:rPr>
          <w:rFonts w:hint="eastAsia" w:ascii="仿宋" w:hAnsi="仿宋" w:eastAsia="仿宋" w:cs="仿宋"/>
          <w:bCs/>
          <w:color w:val="auto"/>
          <w:sz w:val="28"/>
          <w:szCs w:val="28"/>
          <w:highlight w:val="none"/>
          <w:lang w:eastAsia="zh-CN"/>
        </w:rPr>
        <w:t>直辖市（北京、天津、上海、重庆）</w:t>
      </w:r>
      <w:r>
        <w:rPr>
          <w:rFonts w:hint="eastAsia" w:ascii="仿宋" w:hAnsi="仿宋" w:eastAsia="仿宋" w:cs="仿宋"/>
          <w:bCs/>
          <w:color w:val="auto"/>
          <w:sz w:val="28"/>
          <w:szCs w:val="28"/>
          <w:highlight w:val="none"/>
        </w:rPr>
        <w:t>农商行</w:t>
      </w:r>
      <w:r>
        <w:rPr>
          <w:rFonts w:hint="eastAsia" w:ascii="仿宋" w:hAnsi="仿宋" w:eastAsia="仿宋" w:cs="仿宋"/>
          <w:bCs/>
          <w:color w:val="auto"/>
          <w:sz w:val="28"/>
          <w:szCs w:val="28"/>
          <w:highlight w:val="none"/>
          <w:lang w:eastAsia="zh-CN"/>
        </w:rPr>
        <w:t>和农信社</w:t>
      </w:r>
      <w:r>
        <w:rPr>
          <w:rFonts w:hint="eastAsia" w:ascii="仿宋" w:hAnsi="仿宋" w:eastAsia="仿宋" w:cs="仿宋"/>
          <w:bCs/>
          <w:color w:val="auto"/>
          <w:sz w:val="28"/>
          <w:szCs w:val="28"/>
          <w:highlight w:val="none"/>
          <w:lang w:val="en-US" w:eastAsia="zh-CN"/>
        </w:rPr>
        <w:t>]</w:t>
      </w:r>
      <w:r>
        <w:rPr>
          <w:rFonts w:hint="eastAsia" w:ascii="仿宋" w:hAnsi="仿宋" w:eastAsia="仿宋" w:cs="仿宋"/>
          <w:b w:val="0"/>
          <w:bCs/>
          <w:color w:val="auto"/>
          <w:sz w:val="28"/>
          <w:szCs w:val="28"/>
          <w:highlight w:val="none"/>
          <w:lang w:eastAsia="zh-CN"/>
        </w:rPr>
        <w:t>外部数据采购</w:t>
      </w:r>
      <w:r>
        <w:rPr>
          <w:rFonts w:hint="eastAsia" w:ascii="仿宋" w:hAnsi="仿宋" w:eastAsia="仿宋" w:cs="仿宋"/>
          <w:b w:val="0"/>
          <w:bCs/>
          <w:color w:val="auto"/>
          <w:sz w:val="28"/>
          <w:szCs w:val="28"/>
          <w:highlight w:val="none"/>
          <w:lang w:val="en-US" w:eastAsia="zh-CN"/>
        </w:rPr>
        <w:t>实施案例。</w:t>
      </w:r>
      <w:r>
        <w:rPr>
          <w:rFonts w:hint="eastAsia" w:ascii="仿宋" w:hAnsi="仿宋" w:eastAsia="仿宋" w:cs="仿宋"/>
          <w:b/>
          <w:bCs w:val="0"/>
          <w:color w:val="auto"/>
          <w:sz w:val="28"/>
          <w:szCs w:val="28"/>
          <w:highlight w:val="none"/>
          <w:lang w:val="en-US" w:eastAsia="zh-CN"/>
        </w:rPr>
        <w:t>合同名称或合同采购内容须包含本标段对应的“外部数据采购合同关键字”列表中“数据细类”关键字之一或关键字的同义词（可参考数据说明）</w:t>
      </w:r>
      <w:r>
        <w:rPr>
          <w:rFonts w:hint="eastAsia" w:ascii="仿宋" w:hAnsi="仿宋" w:eastAsia="仿宋" w:cs="仿宋"/>
          <w:b/>
          <w:bCs w:val="0"/>
          <w:color w:val="auto"/>
          <w:sz w:val="28"/>
          <w:szCs w:val="28"/>
          <w:highlight w:val="none"/>
          <w:lang w:eastAsia="zh-CN"/>
        </w:rPr>
        <w:t>。投标供应商需</w:t>
      </w:r>
      <w:r>
        <w:rPr>
          <w:rFonts w:hint="eastAsia" w:ascii="仿宋" w:hAnsi="仿宋" w:eastAsia="仿宋" w:cs="仿宋"/>
          <w:b/>
          <w:bCs w:val="0"/>
          <w:color w:val="auto"/>
          <w:sz w:val="28"/>
          <w:szCs w:val="28"/>
          <w:highlight w:val="none"/>
          <w:lang w:val="en-US" w:eastAsia="zh-CN"/>
        </w:rPr>
        <w:t>提供上述实施案例的项目合同复印件，复印件须包括合同首页、采购内容、双方签字盖章页、签订日期页等关键页，并加盖投标供应商公章，</w:t>
      </w:r>
      <w:r>
        <w:rPr>
          <w:rFonts w:hint="eastAsia" w:ascii="仿宋" w:hAnsi="仿宋" w:eastAsia="仿宋" w:cs="仿宋"/>
          <w:b/>
          <w:sz w:val="28"/>
          <w:szCs w:val="28"/>
          <w:highlight w:val="none"/>
          <w:lang w:val="en-US" w:eastAsia="zh-CN"/>
        </w:rPr>
        <w:t>同时提供以下任一材料证明项目的真实性：①项目合同原件（投标截止时间前提供相应的原件给代理机构）；②加盖投标供应商公章的官网中标公告截图及公告网址；③加盖投标供应商公章的中标通知书复印件</w:t>
      </w:r>
      <w:r>
        <w:rPr>
          <w:rFonts w:hint="eastAsia" w:ascii="仿宋" w:hAnsi="仿宋" w:eastAsia="仿宋" w:cs="仿宋"/>
          <w:b/>
          <w:bCs w:val="0"/>
          <w:color w:val="auto"/>
          <w:sz w:val="28"/>
          <w:szCs w:val="28"/>
          <w:highlight w:val="none"/>
          <w:lang w:val="en-US" w:eastAsia="zh-CN"/>
        </w:rPr>
        <w:t>。</w:t>
      </w:r>
    </w:p>
    <w:p>
      <w:pPr>
        <w:pStyle w:val="TenderBody"/>
        <w:rPr>
          <w:ins w:id="1" w:author="灵燕智能" w:date="2026-10-12T17:54:43Z"/>
        </w:rPr>
      </w:pPr>
      <w:ins w:id="2" w:author="灵燕智能" w:date="2026-10-12T17:54:43Z">
        <w:r>
          <w:t xml:space="preserve">（此处贴入：近3年内与商业银行机构直接签署合同的外部数据采购实施案例合同复印件——含合同首页、采购内容、双方签字盖章页、签订日期页等关键页，加盖投标供应商公章）
（此处贴入：项目真实性证明材料——以下三选一：①项目合同原件（投标截止时间前提供原件给代理机构）；②加盖投标供应商公章的官网中标公告截图及公告网址；③加盖投标供应商公章的中标通知书复印件）</w:t>
        </w:r>
      </w:ins>
      <w:commentRangeStart w:id="0"/>
      <w:r/>
      <w:commentRangeEnd w:id="0"/>
      <w:r>
        <w:rPr>
          <w:rStyle w:val="CommentReference"/>
        </w:rPr>
        <w:commentReference w:id="0"/>
      </w:r>
    </w:p>
    <w:sectPr w:rsidR="00FC693F" w:rsidRPr="0006063C" w:rsidSect="00034616">
      <w:footerReference w:type="default" r:id="rId9"/>
      <w:pgSz w:w="11906" w:h="16838"/>
      <w:pgMar w:top="1440" w:right="1803" w:bottom="1440" w:left="1803" w:header="850" w:footer="99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灵燕智能" w:initials="AI" w:date="2026-10-12T17:54:51Z">
    <w:p>
      <w:pPr>
        <w:pStyle w:val="CommentText"/>
      </w:pPr>
      <w:r>
        <w:rPr>
          <w:rStyle w:val="CommentReference"/>
        </w:rPr>
        <w:annotationRef/>
      </w:r>
      <w:r>
        <w:t>缺料待办（废标级资格要件）：本投标主体为验收演示快照主体，公司知识库中无其近3年内（合同签订日期2023年1月1日至投标截止日）与商业银行机构（国有银行、股份制银行、城商行、省级农商行/农信社等）直接签署的外部数据采购实施案例合同，正式投标前须由用户提供：①符合条件的实施案例合同复印件（含合同首页、采购内容、双方签字盖章页、签订日期页，加盖投标供应商公章，合同名称或采购内容须含本标段“数据细类”关键字之一）；②三选一的真实性证明（合同原件/官网中标公告截图+网址/中标通知书复印件）。</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 PAGE </w:instrText>
    </w:r>
    <w:r>
      <w:rPr>
        <w:rFonts w:ascii="Times New Roman" w:hAnsi="Times New Roman" w:eastAsia="Times New Roman"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line="240" w:lineRule="auto"/>
      <w:outlineLvl w:val="0"/>
    </w:pPr>
    <w:rPr>
      <w:rFonts w:ascii="黑体" w:hAnsi="黑体" w:eastAsia="黑体" w:cs="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240" w:lineRule="auto"/>
      <w:outlineLvl w:val="1"/>
    </w:pPr>
    <w:rPr>
      <w:rFonts w:ascii="黑体" w:hAnsi="黑体" w:eastAsia="黑体" w:cs="黑体"/>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260" w:line="240" w:lineRule="auto"/>
      <w:outlineLvl w:val="2"/>
    </w:pPr>
    <w:rPr>
      <w:rFonts w:ascii="黑体" w:hAnsi="黑体" w:eastAsia="黑体" w:cs="黑体"/>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60" w:after="260" w:line="240" w:lineRule="auto"/>
      <w:outlineLvl w:val="3"/>
    </w:pPr>
    <w:rPr>
      <w:rFonts w:ascii="黑体" w:hAnsi="黑体" w:eastAsia="黑体" w:cs="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黑体" w:hAnsi="黑体" w:eastAsia="黑体" w:cs="黑体"/>
      <w:b/>
      <w:bCs/>
      <w:i w:val="0"/>
      <w:color w:val="000000"/>
      <w:sz w:val="32"/>
      <w:szCs w:val="28"/>
    </w:rPr>
  </w:style>
  <w:style w:type="character" w:customStyle="1" w:styleId="Heading2Char">
    <w:name w:val="Heading 2 Char"/>
    <w:basedOn w:val="DefaultParagraphFont"/>
    <w:link w:val="Heading2"/>
    <w:uiPriority w:val="9"/>
    <w:rsid w:val="00FC693F"/>
    <w:rPr>
      <w:rFonts w:ascii="黑体" w:hAnsi="黑体" w:eastAsia="黑体" w:cs="黑体"/>
      <w:b/>
      <w:bCs/>
      <w:i w:val="0"/>
      <w:color w:val="000000"/>
      <w:sz w:val="30"/>
      <w:szCs w:val="26"/>
    </w:rPr>
  </w:style>
  <w:style w:type="character" w:customStyle="1" w:styleId="Heading3Char">
    <w:name w:val="Heading 3 Char"/>
    <w:basedOn w:val="DefaultParagraphFont"/>
    <w:link w:val="Heading3"/>
    <w:uiPriority w:val="9"/>
    <w:rsid w:val="00FC693F"/>
    <w:rPr>
      <w:rFonts w:ascii="黑体" w:hAnsi="黑体" w:eastAsia="黑体" w:cs="黑体"/>
      <w:b/>
      <w:bCs/>
      <w:i w:val="0"/>
      <w:color w:val="000000"/>
      <w:sz w:val="28"/>
    </w:rPr>
  </w:style>
  <w:style w:type="paragraph" w:styleId="Title">
    <w:name w:val="Title"/>
    <w:basedOn w:val="Normal"/>
    <w:next w:val="Normal"/>
    <w:link w:val="TitleChar"/>
    <w:uiPriority w:val="10"/>
    <w:qFormat/>
    <w:rsid w:val="00FC693F"/>
    <w:pPr>
      <w:spacing w:after="440" w:line="240" w:lineRule="auto" w:before="0"/>
      <w:contextualSpacing/>
      <w:jc w:val="center"/>
    </w:pPr>
    <w:rPr>
      <w:rFonts w:ascii="黑体" w:hAnsi="黑体" w:eastAsia="黑体" w:cs="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黑体" w:hAnsi="黑体" w:eastAsia="黑体" w:cs="黑体"/>
      <w:b/>
      <w:i w:val="0"/>
      <w:color w:val="000000"/>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黑体" w:hAnsi="黑体" w:eastAsia="黑体" w:cs="黑体"/>
      <w:b/>
      <w:bCs/>
      <w:i w:val="0"/>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before="0" w:after="360"/>
      <w:jc w:val="center"/>
      <w:outlineLvl w:val="9"/>
    </w:pPr>
    <w:rPr>
      <w:rFonts w:ascii="黑体" w:hAnsi="黑体" w:eastAsia="黑体" w:cs="黑体"/>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nderBody">
    <w:name w:val="Tender Body"/>
    <w:basedOn w:val="Normal"/>
    <w:qFormat/>
    <w:pPr>
      <w:spacing w:line="360" w:lineRule="auto" w:before="0" w:after="0"/>
      <w:ind w:firstLineChars="200" w:firstLine="480"/>
      <w:jc w:val="both"/>
    </w:pPr>
  </w:style>
  <w:style w:type="paragraph" w:customStyle="1" w:styleId="TenderCover">
    <w:name w:val="Tender Cover"/>
    <w:basedOn w:val="Normal"/>
    <w:qFormat/>
    <w:pPr>
      <w:spacing w:line="360" w:lineRule="auto" w:before="0" w:after="360"/>
      <w:jc w:val="center"/>
    </w:pPr>
    <w:rPr>
      <w:rFonts w:ascii="黑体" w:hAnsi="黑体" w:eastAsia="黑体" w:cs="黑体"/>
      <w:b/>
      <w:sz w:val="44"/>
    </w:rPr>
  </w:style>
  <w:style w:type="paragraph" w:customStyle="1" w:styleId="TenderCoverSub">
    <w:name w:val="Tender Cover Sub"/>
    <w:basedOn w:val="TenderCover"/>
    <w:qFormat/>
    <w:pPr>
      <w:spacing w:after="120"/>
      <w:jc w:val="center"/>
    </w:pPr>
    <w:rPr>
      <w:b/>
      <w:sz w:val="30"/>
    </w:rPr>
  </w:style>
  <w:style w:type="paragraph" w:customStyle="1" w:styleId="TenderCaption">
    <w:name w:val="Tender Caption"/>
    <w:basedOn w:val="Normal"/>
    <w:qFormat/>
    <w:pPr>
      <w:spacing w:line="360" w:lineRule="auto" w:before="60" w:after="120"/>
      <w:jc w:val="center"/>
    </w:pPr>
    <w:rPr>
      <w:rFonts w:ascii="Times New Roman" w:hAnsi="Times New Roman" w:eastAsia="宋体" w:cs="Times New Roman"/>
      <w:sz w:val="18"/>
    </w:rPr>
  </w:style>
  <w:style w:type="paragraph" w:customStyle="1" w:styleId="TOC1">
    <w:name w:val="toc 1"/>
    <w:basedOn w:val="Normal"/>
    <w:qFormat/>
    <w:pPr>
      <w:tabs>
        <w:tab w:pos="8300" w:val="right" w:leader="dot"/>
      </w:tabs>
      <w:spacing w:line="360" w:lineRule="auto" w:before="0" w:after="0"/>
      <w:ind w:left="0"/>
    </w:pPr>
    <w:rPr>
      <w:rFonts w:ascii="Times New Roman" w:hAnsi="Times New Roman" w:eastAsia="宋体" w:cs="Times New Roman"/>
      <w:color w:val="000000"/>
      <w:sz w:val="24"/>
    </w:rPr>
  </w:style>
  <w:style w:type="paragraph" w:customStyle="1" w:styleId="TOC2">
    <w:name w:val="toc 2"/>
    <w:basedOn w:val="Normal"/>
    <w:qFormat/>
    <w:pPr>
      <w:tabs>
        <w:tab w:pos="8300" w:val="right" w:leader="dot"/>
      </w:tabs>
      <w:spacing w:line="360" w:lineRule="auto" w:before="0" w:after="0"/>
      <w:ind w:left="480"/>
    </w:pPr>
    <w:rPr>
      <w:rFonts w:ascii="Times New Roman" w:hAnsi="Times New Roman" w:eastAsia="宋体" w:cs="Times New Roman"/>
      <w:color w:val="000000"/>
      <w:sz w:val="24"/>
    </w:rPr>
  </w:style>
  <w:style w:type="paragraph" w:customStyle="1" w:styleId="TOC3">
    <w:name w:val="toc 3"/>
    <w:basedOn w:val="Normal"/>
    <w:qFormat/>
    <w:pPr>
      <w:tabs>
        <w:tab w:pos="8300" w:val="right" w:leader="dot"/>
      </w:tabs>
      <w:spacing w:line="360" w:lineRule="auto" w:before="0" w:after="0"/>
      <w:ind w:left="960"/>
    </w:pPr>
    <w:rPr>
      <w:rFonts w:ascii="Times New Roman" w:hAnsi="Times New Roman" w:eastAsia="宋体" w:cs="Times New Roman"/>
      <w:color w:val="000000"/>
      <w:sz w:val="24"/>
    </w:rPr>
  </w:style>
  <w:style w:type="paragraph" w:customStyle="1" w:styleId="TenderHeader">
    <w:name w:val="Tender Header"/>
    <w:basedOn w:val="Normal"/>
    <w:pPr>
      <w:spacing w:line="240" w:lineRule="auto"/>
      <w:jc w:val="center"/>
    </w:pPr>
    <w:rPr>
      <w:rFonts w:ascii="Times New Roman" w:hAnsi="Times New Roman" w:eastAsia="宋体" w:cs="Times New Roman"/>
      <w:sz w:val="18"/>
    </w:rPr>
  </w:style>
  <w:style w:type="paragraph" w:styleId="5">
    <w:name w:val="heading 4 2"/>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character" w:customStyle="1" w:styleId="55">
    <w:name w:val="标题 4 Char"/>
    <w:link w:val="5"/>
    <w:uiPriority w:val="0"/>
    <w:rPr>
      <w:rFonts w:ascii="Arial" w:hAnsi="Arial" w:eastAsia="黑体"/>
      <w:bCs/>
      <w:kern w:val="2"/>
      <w:sz w:val="24"/>
      <w:szCs w:val="28"/>
    </w:rPr>
  </w:style>
  <w:style w:type="paragraph" w:styleId="1">
    <w:name w:val="Normal 2"/>
    <w:qFormat/>
    <w:uiPriority w:val="0"/>
    <w:pPr>
      <w:widowControl w:val="0"/>
      <w:jc w:val="both"/>
    </w:pPr>
    <w:rPr>
      <w:kern w:val="2"/>
      <w:sz w:val="21"/>
      <w:szCs w:val="24"/>
      <w:lang w:val="en-US" w:eastAsia="zh-CN"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