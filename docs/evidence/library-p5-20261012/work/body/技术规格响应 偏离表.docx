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技术规格响应/偏离表</w:t>
      </w:r>
    </w:p>
    <w:p w14:paraId="637EE732">
      <w:pPr>
        <w:pStyle w:val="4"/>
        <w:spacing w:before="0" w:after="0" w:line="560" w:lineRule="exact"/>
        <w:jc w:val="center"/>
        <w:rPr>
          <w:rFonts w:hint="eastAsia" w:ascii="仿宋" w:hAnsi="仿宋" w:eastAsia="仿宋" w:cs="仿宋"/>
          <w:color w:val="auto"/>
          <w:kern w:val="0"/>
          <w:highlight w:val="none"/>
        </w:rPr>
      </w:pPr>
      <w:r>
        <w:rPr>
          <w:rFonts w:hint="eastAsia" w:ascii="仿宋" w:hAnsi="仿宋" w:eastAsia="仿宋" w:cs="仿宋"/>
          <w:color w:val="auto"/>
          <w:highlight w:val="none"/>
          <w:lang w:val="en-US" w:eastAsia="zh-CN"/>
        </w:rPr>
        <w:br w:type="page"/>
      </w:r>
      <w:r>
        <w:rPr>
          <w:rFonts w:hint="eastAsia" w:ascii="仿宋" w:hAnsi="仿宋" w:eastAsia="仿宋" w:cs="仿宋"/>
          <w:color w:val="auto"/>
          <w:kern w:val="0"/>
          <w:highlight w:val="none"/>
        </w:rPr>
        <w:t>4．技术规格响应/偏离表</w:t>
      </w:r>
    </w:p>
    <w:p w14:paraId="544158CF">
      <w:pPr>
        <w:spacing w:line="360" w:lineRule="auto"/>
        <w:ind w:firstLine="560" w:firstLineChars="200"/>
        <w:jc w:val="left"/>
        <w:rPr>
          <w:del w:id="15" w:author="灵燕智能" w:date="2026-10-12T17:28:54Z"/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del w:id="3" w:author="灵燕智能" w:date="2026-10-12T17:28:24Z">
        <w:del w:id="15" w:author="灵燕智能" w:date="2026-10-12T17:28:54Z">
          <w:r>
            <w:rPr>
              <w:rFonts w:hint="eastAsia" w:ascii="仿宋" w:hAnsi="仿宋" w:eastAsia="仿宋" w:cs="仿宋"/>
              <w:color w:val="auto"/>
              <w:sz w:val="28"/>
              <w:szCs w:val="28"/>
              <w:highlight w:val="none"/>
            </w:rPr>
            <w:delText>投标供应商名称：</w:delText>
          </w:r>
        </w:del>
      </w:del>
      <w:ins w:id="4" w:author="灵燕智能" w:date="2026-10-12T17:28:24Z">
        <w:del w:id="15" w:author="灵燕智能" w:date="2026-10-12T17:28:54Z">
          <w:r>
            <w:rPr>
              <w:rFonts w:hint="eastAsia" w:ascii="仿宋" w:hAnsi="仿宋" w:eastAsia="仿宋" w:cs="仿宋"/>
              <w:color w:val="auto"/>
              <w:sz w:val="28"/>
              <w:szCs w:val="28"/>
              <w:highlight w:val="none"/>
            </w:rPr>
            <w:delText xml:space="preserve">投标供应商名称：杭州研数科技有限公司（验收演示）</w:delText>
          </w:r>
        </w:del>
      </w:ins>
      <w:del w:id="15" w:author="灵燕智能" w:date="2026-10-12T17:28:54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  <w:u w:val="single"/>
          </w:rPr>
          <w:delText xml:space="preserve">             </w:delText>
        </w:r>
      </w:del>
      <w:del w:id="15" w:author="灵燕智能" w:date="2026-10-12T17:28:54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 xml:space="preserve"> </w:delText>
        </w:r>
      </w:del>
    </w:p>
    <w:p w14:paraId="070566C9">
      <w:pPr>
        <w:spacing w:line="360" w:lineRule="auto"/>
        <w:ind w:firstLine="560" w:firstLineChars="200"/>
        <w:jc w:val="left"/>
        <w:rPr>
          <w:del w:id="14" w:author="灵燕智能" w:date="2026-10-12T17:28:54Z"/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</w:pPr>
      <w:del w:id="1" w:author="灵燕智能" w:date="2026-10-12T17:28:24Z">
        <w:del w:id="14" w:author="灵燕智能" w:date="2026-10-12T17:28:54Z">
          <w:r>
            <w:rPr>
              <w:rFonts w:hint="eastAsia" w:ascii="仿宋" w:hAnsi="仿宋" w:eastAsia="仿宋" w:cs="仿宋"/>
              <w:color w:val="auto"/>
              <w:sz w:val="28"/>
              <w:szCs w:val="28"/>
              <w:highlight w:val="none"/>
            </w:rPr>
            <w:delText>招标编号：</w:delText>
          </w:r>
        </w:del>
      </w:del>
      <w:ins w:id="2" w:author="灵燕智能" w:date="2026-10-12T17:28:24Z">
        <w:del w:id="14" w:author="灵燕智能" w:date="2026-10-12T17:28:54Z">
          <w:r>
            <w:rPr>
              <w:rFonts w:hint="eastAsia" w:ascii="仿宋" w:hAnsi="仿宋" w:eastAsia="仿宋" w:cs="仿宋"/>
              <w:color w:val="auto"/>
              <w:sz w:val="28"/>
              <w:szCs w:val="28"/>
              <w:highlight w:val="none"/>
            </w:rPr>
            <w:delText xml:space="preserve">招标编号：JXYJ2026-GZYH-G005-1</w:delText>
          </w:r>
        </w:del>
      </w:ins>
      <w:del w:id="14" w:author="灵燕智能" w:date="2026-10-12T17:28:54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  <w:u w:val="single"/>
          </w:rPr>
          <w:delText xml:space="preserve">               </w:delText>
        </w:r>
      </w:del>
    </w:p>
    <w:p>
      <w:pPr>
        <w:pStyle w:val="TenderBody"/>
        <w:rPr>
          <w:ins w:id="18" w:author="灵燕智能" w:date="2026-10-12T17:29:23Z"/>
        </w:rPr>
      </w:pPr>
      <w:ins w:id="19" w:author="灵燕智能" w:date="2026-10-12T17:29:23Z">
        <w:r>
          <w:t xml:space="preserve">（招标编号：JXYJ2026-GZYH-G005-1）</w:t>
        </w:r>
      </w:ins>
    </w:p>
    <w:tbl>
      <w:tblPr>
        <w:tblStyle w:val="4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378"/>
        <w:gridCol w:w="1984"/>
        <w:gridCol w:w="1985"/>
        <w:gridCol w:w="1559"/>
        <w:gridCol w:w="1150"/>
      </w:tblGrid>
      <w:tr w14:paraId="65679967">
        <w:trPr>
          <w:wBefore w:w="0" w:type="dxa"/>
          <w:wAfter w:w="0" w:type="dxa"/>
          <w:trHeight w:val="1082" w:hRule="atLeast"/>
          <w:jc w:val="center"/>
        </w:trPr>
        <w:tc>
          <w:tcPr>
            <w:tcW w:w="8992" w:type="dxa"/>
            <w:gridSpan w:val="6"/>
            <w:noWrap w:val="0"/>
            <w:vAlign w:val="center"/>
          </w:tcPr>
          <w:p w14:paraId="215900F1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8"/>
                <w:szCs w:val="28"/>
                <w:highlight w:val="none"/>
              </w:rPr>
              <w:t>我公司郑重承诺，完全响应招标文件规定的所有技术规格，并按规定的主要技术参数及要求进行履约。</w:t>
            </w:r>
          </w:p>
        </w:tc>
      </w:tr>
      <w:tr w14:paraId="2EC90645">
        <w:trPr>
          <w:wBefore w:w="0" w:type="dxa"/>
          <w:wAfter w:w="0" w:type="dxa"/>
          <w:trHeight w:val="1082" w:hRule="atLeast"/>
          <w:jc w:val="center"/>
        </w:trPr>
        <w:tc>
          <w:tcPr>
            <w:tcW w:w="8992" w:type="dxa"/>
            <w:gridSpan w:val="6"/>
            <w:noWrap w:val="0"/>
            <w:vAlign w:val="center"/>
          </w:tcPr>
          <w:p w14:paraId="37587F5F">
            <w:pPr>
              <w:spacing w:line="360" w:lineRule="auto"/>
              <w:jc w:val="left"/>
              <w:rPr>
                <w:rFonts w:hint="eastAsia" w:ascii="仿宋" w:hAnsi="仿宋" w:eastAsia="仿宋" w:cs="仿宋"/>
                <w:bCs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8"/>
                <w:szCs w:val="28"/>
                <w:highlight w:val="none"/>
              </w:rPr>
              <w:t>说明：若响应的部分技术规格与招标文件规定的技术规格有偏离，则按下表单独列出，并标明响应情况，若完全响应，则无需填写下表。只接受正偏离（优于招标文件要求），不接受负偏离（劣于招标文件要求），负偏离则无效投标。</w:t>
            </w:r>
          </w:p>
        </w:tc>
      </w:tr>
      <w:tr w14:paraId="45D2D698">
        <w:trPr>
          <w:wBefore w:w="0" w:type="dxa"/>
          <w:wAfter w:w="0" w:type="dxa"/>
          <w:trHeight w:val="1082" w:hRule="atLeast"/>
          <w:jc w:val="center"/>
        </w:trPr>
        <w:tc>
          <w:tcPr>
            <w:tcW w:w="936" w:type="dxa"/>
            <w:noWrap w:val="0"/>
            <w:vAlign w:val="center"/>
          </w:tcPr>
          <w:p w14:paraId="0E5B7250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  <w:t>序号</w:t>
            </w:r>
          </w:p>
        </w:tc>
        <w:tc>
          <w:tcPr>
            <w:tcW w:w="1378" w:type="dxa"/>
            <w:noWrap w:val="0"/>
            <w:vAlign w:val="center"/>
          </w:tcPr>
          <w:p w14:paraId="5B013ADE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  <w:t>项目名称</w:t>
            </w:r>
          </w:p>
        </w:tc>
        <w:tc>
          <w:tcPr>
            <w:tcW w:w="1984" w:type="dxa"/>
            <w:noWrap w:val="0"/>
            <w:vAlign w:val="center"/>
          </w:tcPr>
          <w:p w14:paraId="00BD5E25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  <w:t>招标文件技术规格</w:t>
            </w:r>
          </w:p>
        </w:tc>
        <w:tc>
          <w:tcPr>
            <w:tcW w:w="1985" w:type="dxa"/>
            <w:noWrap w:val="0"/>
            <w:vAlign w:val="center"/>
          </w:tcPr>
          <w:p w14:paraId="6ADD42AF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  <w:t>投标文件技术规格</w:t>
            </w:r>
          </w:p>
        </w:tc>
        <w:tc>
          <w:tcPr>
            <w:tcW w:w="1559" w:type="dxa"/>
            <w:noWrap w:val="0"/>
            <w:vAlign w:val="center"/>
          </w:tcPr>
          <w:p w14:paraId="664DC3E6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  <w:t>响应/偏离</w:t>
            </w:r>
          </w:p>
        </w:tc>
        <w:tc>
          <w:tcPr>
            <w:tcW w:w="1150" w:type="dxa"/>
            <w:noWrap w:val="0"/>
            <w:vAlign w:val="center"/>
          </w:tcPr>
          <w:p w14:paraId="711B87F1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  <w:t>说明</w:t>
            </w:r>
          </w:p>
        </w:tc>
      </w:tr>
      <w:tr w14:paraId="45469D84">
        <w:trPr>
          <w:wBefore w:w="0" w:type="dxa"/>
          <w:wAfter w:w="0" w:type="dxa"/>
          <w:trHeight w:val="915" w:hRule="atLeast"/>
          <w:jc w:val="center"/>
        </w:trPr>
        <w:tc>
          <w:tcPr>
            <w:tcW w:w="936" w:type="dxa"/>
            <w:noWrap w:val="0"/>
            <w:vAlign w:val="top"/>
          </w:tcPr>
          <w:p w14:paraId="47642DCB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5" w:author="灵燕智能" w:date="2026-10-12T17:28:24Z">
              <w:r>
                <w:t xml:space="preserve">1</w:t>
              </w:r>
            </w:ins>
          </w:p>
        </w:tc>
        <w:tc>
          <w:tcPr>
            <w:tcW w:w="1378" w:type="dxa"/>
            <w:noWrap w:val="0"/>
            <w:vAlign w:val="top"/>
          </w:tcPr>
          <w:p w14:paraId="45750B32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6" w:author="灵燕智能" w:date="2026-10-12T17:28:24Z">
              <w:r>
                <w:t xml:space="preserve">赣州银行2026年度外部数据供应商入围采购项目（标段三）</w:t>
              </w:r>
            </w:ins>
          </w:p>
        </w:tc>
        <w:tc>
          <w:tcPr>
            <w:tcW w:w="1984" w:type="dxa"/>
            <w:noWrap w:val="0"/>
            <w:vAlign w:val="top"/>
          </w:tcPr>
          <w:p w14:paraId="507E18E2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7" w:author="灵燕智能" w:date="2026-10-12T17:28:24Z">
              <w:r>
                <w:t xml:space="preserve">招标文件采购项目需求及合同条款规定的全部技术规格</w:t>
              </w:r>
            </w:ins>
          </w:p>
        </w:tc>
        <w:tc>
          <w:tcPr>
            <w:tcW w:w="1985" w:type="dxa"/>
            <w:noWrap w:val="0"/>
            <w:vAlign w:val="top"/>
          </w:tcPr>
          <w:p w14:paraId="44C1F9D7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8" w:author="灵燕智能" w:date="2026-10-12T17:28:24Z">
              <w:r>
                <w:t xml:space="preserve">我方按招标文件规定的技术规格全面履约，无偏离</w:t>
              </w:r>
            </w:ins>
          </w:p>
        </w:tc>
        <w:tc>
          <w:tcPr>
            <w:tcW w:w="1559" w:type="dxa"/>
            <w:noWrap w:val="0"/>
            <w:vAlign w:val="top"/>
          </w:tcPr>
          <w:p w14:paraId="5BC910FF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9" w:author="灵燕智能" w:date="2026-10-12T17:28:24Z">
              <w:r>
                <w:t xml:space="preserve">完全响应</w:t>
              </w:r>
            </w:ins>
          </w:p>
        </w:tc>
        <w:tc>
          <w:tcPr>
            <w:tcW w:w="1150" w:type="dxa"/>
            <w:noWrap w:val="0"/>
            <w:vAlign w:val="top"/>
          </w:tcPr>
          <w:p w14:paraId="5E7D248F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10" w:author="灵燕智能" w:date="2026-10-12T17:28:24Z">
              <w:r>
                <w:t xml:space="preserve">验收演示：本行为演示填写，正式投标前按所投产品实际参数逐条复核</w:t>
              </w:r>
            </w:ins>
          </w:p>
        </w:tc>
      </w:tr>
      <w:tr w14:paraId="645811D0">
        <w:trPr>
          <w:wBefore w:w="0" w:type="dxa"/>
          <w:wAfter w:w="0" w:type="dxa"/>
          <w:trHeight w:val="1017" w:hRule="atLeast"/>
          <w:jc w:val="center"/>
        </w:trPr>
        <w:tc>
          <w:tcPr>
            <w:tcW w:w="936" w:type="dxa"/>
            <w:noWrap w:val="0"/>
            <w:vAlign w:val="top"/>
          </w:tcPr>
          <w:p w14:paraId="636EAF11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20" w:author="灵燕智能" w:date="2026-10-12T17:29:44Z">
              <w:r>
                <w:t xml:space="preserve">2</w:t>
              </w:r>
            </w:ins>
          </w:p>
        </w:tc>
        <w:tc>
          <w:tcPr>
            <w:tcW w:w="1378" w:type="dxa"/>
            <w:noWrap w:val="0"/>
            <w:vAlign w:val="top"/>
          </w:tcPr>
          <w:p w14:paraId="2195FAD5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21" w:author="灵燕智能" w:date="2026-10-12T17:29:44Z">
              <w:r>
                <w:t xml:space="preserve">本行保留备用</w:t>
              </w:r>
            </w:ins>
          </w:p>
        </w:tc>
        <w:tc>
          <w:tcPr>
            <w:tcW w:w="1984" w:type="dxa"/>
            <w:noWrap w:val="0"/>
            <w:vAlign w:val="top"/>
          </w:tcPr>
          <w:p w14:paraId="4A1EB7CE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22" w:author="灵燕智能" w:date="2026-10-12T17:29:44Z">
              <w:r>
                <w:t xml:space="preserve">（备用行，无偏离项）</w:t>
              </w:r>
            </w:ins>
          </w:p>
        </w:tc>
        <w:tc>
          <w:tcPr>
            <w:tcW w:w="1985" w:type="dxa"/>
            <w:noWrap w:val="0"/>
            <w:vAlign w:val="top"/>
          </w:tcPr>
          <w:p w14:paraId="003E8994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23" w:author="灵燕智能" w:date="2026-10-12T17:29:44Z">
              <w:r>
                <w:t xml:space="preserve">（备用行）</w:t>
              </w:r>
            </w:ins>
          </w:p>
        </w:tc>
        <w:tc>
          <w:tcPr>
            <w:tcW w:w="1559" w:type="dxa"/>
            <w:noWrap w:val="0"/>
            <w:vAlign w:val="top"/>
          </w:tcPr>
          <w:p w14:paraId="52D6C462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24" w:author="灵燕智能" w:date="2026-10-12T17:29:44Z">
              <w:r>
                <w:t xml:space="preserve">完全响应</w:t>
              </w:r>
            </w:ins>
          </w:p>
        </w:tc>
        <w:tc>
          <w:tcPr>
            <w:tcW w:w="1150" w:type="dxa"/>
            <w:noWrap w:val="0"/>
            <w:vAlign w:val="top"/>
          </w:tcPr>
          <w:p w14:paraId="258468A0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25" w:author="灵燕智能" w:date="2026-10-12T17:29:44Z">
              <w:r>
                <w:t xml:space="preserve">正式投标前如有偏离项在本行及后续行逐条填写</w:t>
              </w:r>
            </w:ins>
          </w:p>
        </w:tc>
      </w:tr>
      <w:tr w14:paraId="1FEC95C5">
        <w:trPr>
          <w:wBefore w:w="0" w:type="dxa"/>
          <w:wAfter w:w="0" w:type="dxa"/>
          <w:trHeight w:val="1017" w:hRule="atLeast"/>
          <w:jc w:val="center"/>
        </w:trPr>
        <w:tc>
          <w:tcPr>
            <w:tcW w:w="936" w:type="dxa"/>
            <w:noWrap w:val="0"/>
            <w:vAlign w:val="top"/>
          </w:tcPr>
          <w:p w14:paraId="3361C3F0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26" w:author="灵燕智能" w:date="2026-10-12T17:29:44Z">
              <w:r>
                <w:t xml:space="preserve">3</w:t>
              </w:r>
            </w:ins>
          </w:p>
        </w:tc>
        <w:tc>
          <w:tcPr>
            <w:tcW w:w="1378" w:type="dxa"/>
            <w:noWrap w:val="0"/>
            <w:vAlign w:val="top"/>
          </w:tcPr>
          <w:p w14:paraId="005EC1F2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27" w:author="灵燕智能" w:date="2026-10-12T17:29:44Z">
              <w:r>
                <w:t xml:space="preserve">本行保留备用</w:t>
              </w:r>
            </w:ins>
          </w:p>
        </w:tc>
        <w:tc>
          <w:tcPr>
            <w:tcW w:w="1984" w:type="dxa"/>
            <w:noWrap w:val="0"/>
            <w:vAlign w:val="top"/>
          </w:tcPr>
          <w:p w14:paraId="71968662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28" w:author="灵燕智能" w:date="2026-10-12T17:29:44Z">
              <w:r>
                <w:t xml:space="preserve">（备用行，无偏离项）</w:t>
              </w:r>
            </w:ins>
          </w:p>
        </w:tc>
        <w:tc>
          <w:tcPr>
            <w:tcW w:w="1985" w:type="dxa"/>
            <w:noWrap w:val="0"/>
            <w:vAlign w:val="top"/>
          </w:tcPr>
          <w:p w14:paraId="2AD5B6FF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29" w:author="灵燕智能" w:date="2026-10-12T17:29:44Z">
              <w:r>
                <w:t xml:space="preserve">（备用行）</w:t>
              </w:r>
            </w:ins>
          </w:p>
        </w:tc>
        <w:tc>
          <w:tcPr>
            <w:tcW w:w="1559" w:type="dxa"/>
            <w:noWrap w:val="0"/>
            <w:vAlign w:val="top"/>
          </w:tcPr>
          <w:p w14:paraId="0CC47A9A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30" w:author="灵燕智能" w:date="2026-10-12T17:29:44Z">
              <w:r>
                <w:t xml:space="preserve">完全响应</w:t>
              </w:r>
            </w:ins>
          </w:p>
        </w:tc>
        <w:tc>
          <w:tcPr>
            <w:tcW w:w="1150" w:type="dxa"/>
            <w:noWrap w:val="0"/>
            <w:vAlign w:val="top"/>
          </w:tcPr>
          <w:p w14:paraId="4DB4C740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31" w:author="灵燕智能" w:date="2026-10-12T17:29:44Z">
              <w:r>
                <w:t xml:space="preserve">正式投标前如有偏离项在本行逐条填写</w:t>
              </w:r>
            </w:ins>
          </w:p>
        </w:tc>
      </w:tr>
      <w:tr w14:paraId="3DD746AC">
        <w:trPr>
          <w:wBefore w:w="0" w:type="dxa"/>
          <w:wAfter w:w="0" w:type="dxa"/>
          <w:trHeight w:val="1017" w:hRule="atLeast"/>
          <w:jc w:val="center"/>
        </w:trPr>
        <w:tc>
          <w:tcPr>
            <w:tcW w:w="936" w:type="dxa"/>
            <w:noWrap w:val="0"/>
            <w:vAlign w:val="top"/>
          </w:tcPr>
          <w:p w14:paraId="78B20DE8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32" w:author="灵燕智能" w:date="2026-10-12T17:29:44Z">
              <w:r>
                <w:t xml:space="preserve">4</w:t>
              </w:r>
            </w:ins>
          </w:p>
        </w:tc>
        <w:tc>
          <w:tcPr>
            <w:tcW w:w="1378" w:type="dxa"/>
            <w:noWrap w:val="0"/>
            <w:vAlign w:val="top"/>
          </w:tcPr>
          <w:p w14:paraId="1B0DFFB0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33" w:author="灵燕智能" w:date="2026-10-12T17:29:44Z">
              <w:r>
                <w:t xml:space="preserve">本行保留备用</w:t>
              </w:r>
            </w:ins>
          </w:p>
        </w:tc>
        <w:tc>
          <w:tcPr>
            <w:tcW w:w="1984" w:type="dxa"/>
            <w:noWrap w:val="0"/>
            <w:vAlign w:val="top"/>
          </w:tcPr>
          <w:p w14:paraId="2B22B9DE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34" w:author="灵燕智能" w:date="2026-10-12T17:29:44Z">
              <w:r>
                <w:t xml:space="preserve">（备用行，无偏离项）</w:t>
              </w:r>
            </w:ins>
          </w:p>
        </w:tc>
        <w:tc>
          <w:tcPr>
            <w:tcW w:w="1985" w:type="dxa"/>
            <w:noWrap w:val="0"/>
            <w:vAlign w:val="top"/>
          </w:tcPr>
          <w:p w14:paraId="2C2AEABF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35" w:author="灵燕智能" w:date="2026-10-12T17:29:44Z">
              <w:r>
                <w:t xml:space="preserve">（备用行）</w:t>
              </w:r>
            </w:ins>
          </w:p>
        </w:tc>
        <w:tc>
          <w:tcPr>
            <w:tcW w:w="1559" w:type="dxa"/>
            <w:noWrap w:val="0"/>
            <w:vAlign w:val="top"/>
          </w:tcPr>
          <w:p w14:paraId="0A68AE54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36" w:author="灵燕智能" w:date="2026-10-12T17:29:44Z">
              <w:r>
                <w:t xml:space="preserve">完全响应</w:t>
              </w:r>
            </w:ins>
          </w:p>
        </w:tc>
        <w:tc>
          <w:tcPr>
            <w:tcW w:w="1150" w:type="dxa"/>
            <w:noWrap w:val="0"/>
            <w:vAlign w:val="top"/>
          </w:tcPr>
          <w:p w14:paraId="3F4ED219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ins w:id="37" w:author="灵燕智能" w:date="2026-10-12T17:29:44Z">
              <w:r>
                <w:t xml:space="preserve">正式投标前如有偏离项在本行逐条填写</w:t>
              </w:r>
            </w:ins>
          </w:p>
        </w:tc>
      </w:tr>
    </w:tbl>
    <w:p w14:paraId="5F084185">
      <w:pPr>
        <w:spacing w:line="360" w:lineRule="auto"/>
        <w:jc w:val="left"/>
        <w:rPr>
          <w:del w:id="13" w:author="灵燕智能" w:date="2026-10-12T17:28:54Z"/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</w:pPr>
    </w:p>
    <w:p>
      <w:pPr>
        <w:pStyle w:val="TenderBody"/>
        <w:rPr>
          <w:ins w:id="16" w:author="灵燕智能" w:date="2026-10-12T17:29:23Z"/>
        </w:rPr>
      </w:pPr>
      <w:ins w:id="17" w:author="灵燕智能" w:date="2026-10-12T17:29:23Z">
        <w:r>
          <w:t xml:space="preserve">（投标供应商名称：杭州研数科技有限公司（验收演示））</w:t>
        </w:r>
      </w:ins>
    </w:p>
    <w:p>
      <w:pPr>
        <w:pStyle w:val="Normal"/>
        <w:rPr>
          <w:ins w:id="11" w:author="灵燕智能" w:date="2026-10-12T17:28:31Z"/>
        </w:rPr>
      </w:pPr>
      <w:ins w:id="12" w:author="灵燕智能" w:date="2026-10-12T17:28:31Z">
        <w:r>
          <w:t xml:space="preserve">本表为验收演示：表中数据为演示填写，正式投标前须按所投产品实际技术规格逐项复核。</w:t>
        </w:r>
      </w:ins>
    </w:p>
    <w:p>
      <w:pPr>
        <w:pStyle w:val="TenderBody"/>
        <w:rPr>
          <w:ins w:id="38" w:author="灵燕智能" w:date="2026-10-12T17:57:59Z"/>
        </w:rPr>
      </w:pPr>
      <w:ins w:id="39" w:author="灵燕智能" w:date="2026-10-12T17:57:59Z">
        <w:r>
          <w:t xml:space="preserve">验收演示：质量复核措施——本次响应涉及的全部外部数据在正式交付前执行双人复核：由数据技术对接人先逐字段完成完整性、准确性与格式一致性校验，再由专属客户经理对照招标文件技术规格独立复核一遍，</w:t>
        </w:r>
        <w:del w:id="42" w:author="灵燕智能" w:date="2026-10-12T18:02:25Z">
          <w:r>
            <w:delText xml:space="preserve">两岗签字确认后方可交付；</w:delText>
          </w:r>
        </w:del>
        <w:del w:id="40" w:author="灵燕智能" w:date="2026-10-12T18:02:16Z">
          <w:r>
            <w:delText xml:space="preserve">复核记录留存备查</w:delText>
          </w:r>
        </w:del>
        <w:ins w:id="41" w:author="灵燕智能" w:date="2026-10-12T18:02:16Z">
          <w:del w:id="42" w:author="灵燕智能" w:date="2026-10-12T18:02:25Z">
            <w:r>
              <w:delText xml:space="preserve">验收演示：质量复核措施</w:delText>
            </w:r>
          </w:del>
          <w:ins w:id="43" w:author="灵燕智能" w:date="2026-10-12T18:02:25Z">
            <w:r>
              <w:t xml:space="preserve">两岗签字确认后方可交付。两名复核人须在《数据交付双人复核记录表》上逐次签收，记录交付批次、复核结论、发现差异及差异关闭结果（差异全部关闭后由双人签字关闭，未关闭差异不得交付）。复核记录留存备查，保存期限不少于合同履约期满后2年。本措施为验收演示填写，正式投标前须按所投数据产品实际情况落实复核流程，</w:t>
            </w:r>
            <w:del w:id="46" w:author="灵燕智能" w:date="2026-10-12T18:02:31Z">
              <w:r>
                <w:delText xml:space="preserve">并补充复核岗位真实人员名单。</w:delText>
              </w:r>
            </w:del>
          </w:ins>
          <w:del w:id="46" w:author="灵燕智能" w:date="2026-10-12T18:02:31Z">
            <w:r>
              <w:delText xml:space="preserve">——本次响应涉及的全部外部数据在正式交付前执行双人复核：由数据技术对接人先逐字段完成完整性、准确性与格式一致性校验，再由专属客户经理对照招标文件技术规格独立复核一遍，两岗签字确认后方可交付。两名复核人须在《数据交付双人复核记录表》上逐次签收，记录交付批次、复核结论、发现差异及差异关闭结果（差异全部关闭后由双人签字关闭，未关闭差异不得交付）；复核记录留存备查，保留期不少于合同履约期满2年。该措施为验收演示：正式投标前须按所投数据产品实际情况落实该复核流程</w:delText>
            </w:r>
          </w:del>
          <w:ins w:id="47" w:author="灵燕智能" w:date="2026-10-12T18:02:31Z">
            <w:del w:id="48" w:author="灵燕智能" w:date="2026-10-12T18:02:34Z">
              <w:r>
                <w:delText xml:space="preserve">并补充复核岗位真实人员名单。</w:delText>
              </w:r>
            </w:del>
          </w:ins>
          <w:del w:id="48" w:author="灵燕智能" w:date="2026-10-12T18:02:34Z">
            <w:r>
              <w:delText xml:space="preserve">，并</w:delText>
            </w:r>
          </w:del>
          <w:del w:id="44" w:author="灵燕智能" w:date="2026-10-12T18:02:25Z">
            <w:r>
              <w:delText xml:space="preserve">补充复核岗位真实人员名单。</w:delText>
            </w:r>
          </w:del>
        </w:ins>
        <w:del w:id="44" w:author="灵燕智能" w:date="2026-10-12T18:02:25Z">
          <w:r>
            <w:delText xml:space="preserve">。正式投标前须按所投数据产品实际情况落实该复核流程</w:delText>
          </w:r>
        </w:del>
        <w:ins w:id="45" w:author="灵燕智能" w:date="2026-10-12T18:02:25Z">
          <w:del w:id="48" w:author="灵燕智能" w:date="2026-10-12T18:02:34Z">
            <w:r>
              <w:delText xml:space="preserve">补充复核岗位真实人员名单。</w:delText>
            </w:r>
          </w:del>
          <w:ins w:id="49" w:author="灵燕智能" w:date="2026-10-12T18:02:34Z">
            <w:del w:id="50" w:author="灵燕智能" w:date="2026-10-12T18:02:37Z">
              <w:r>
                <w:delText xml:space="preserve">并补充复核岗位真实人员名单。</w:delText>
              </w:r>
            </w:del>
          </w:ins>
        </w:ins>
        <w:del w:id="50" w:author="灵燕智能" w:date="2026-10-12T18:02:37Z">
          <w:r>
            <w:delText xml:space="preserve">，并补充复核岗位真实人员名单。</w:delText>
          </w:r>
        </w:del>
        <w:ins w:id="51" w:author="灵燕智能" w:date="2026-10-12T18:02:37Z">
          <w:r>
            <w:t xml:space="preserve">并补充复核岗位真实人员名单。</w:t>
          </w:r>
        </w:ins>
      </w:ins>
      <w:commentRangeStart w:id="1"/>
      <w:r/>
      <w:commentRangeEnd w:id="1"/>
      <w:r>
        <w:rPr>
          <w:rStyle w:val="CommentReference"/>
        </w:rPr>
        <w:commentReference w:id="1"/>
      </w:r>
    </w:p>
    <w:p w14:paraId="3EF243F7">
      <w:pPr>
        <w:spacing w:line="360" w:lineRule="auto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highlight w:val="none"/>
        </w:rPr>
        <w:t>法定代表人（经营者或自然人）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highlight w:val="none"/>
          <w:lang w:val="en-US" w:eastAsia="zh-CN"/>
        </w:rPr>
        <w:t>或授权代表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highlight w:val="none"/>
        </w:rPr>
        <w:t>（签字或盖章）</w:t>
      </w:r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 xml:space="preserve">：                       </w:t>
      </w:r>
    </w:p>
    <w:p w14:paraId="432B04CD">
      <w:pPr>
        <w:spacing w:line="360" w:lineRule="auto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</w:p>
    <w:p w14:paraId="76B959A0">
      <w:pPr>
        <w:spacing w:line="360" w:lineRule="auto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commentRangeStart w:id="0"/>
      <w:r>
        <w:rPr>
          <w:rFonts w:hint="eastAsia" w:ascii="仿宋" w:hAnsi="仿宋" w:eastAsia="仿宋" w:cs="仿宋"/>
          <w:color w:val="auto"/>
          <w:kern w:val="0"/>
          <w:sz w:val="28"/>
          <w:szCs w:val="28"/>
          <w:highlight w:val="none"/>
        </w:rPr>
        <w:t>投标供应商名称（公章或自然人印鉴章）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灵燕智能" w:initials="AI" w:date="2026-10-12T17:28:41Z">
    <w:p>
      <w:pPr>
        <w:pStyle w:val="CommentText"/>
      </w:pPr>
      <w:r>
        <w:rPr>
          <w:rStyle w:val="CommentReference"/>
        </w:rPr>
        <w:annotationRef/>
      </w:r>
      <w:r>
        <w:t>签字盖章与公章栏为演示占位：正式投标前由法定代表人陈演示（总经理）或授权代表王验收签字/盖章。表内第 1 行为演示填写「完全响应」，正式投标前须对照所投产品逐项复核、按需增补偏离行（原件表格固定 4 行空行，无法程序增行）。</w:t>
      </w:r>
    </w:p>
  </w:comment>
  <w:comment w:id="1" w:author="灵燕智能" w:initials="AI" w:date="2026-10-12T17:58:07Z">
    <w:p>
      <w:pPr>
        <w:pStyle w:val="CommentText"/>
      </w:pPr>
      <w:r>
        <w:rPr>
          <w:rStyle w:val="CommentReference"/>
        </w:rPr>
        <w:annotationRef/>
      </w:r>
      <w:r>
        <w:t>验收演示：新增的双人复核质量措施为演示填写；正式投标前须落实真实复核岗位与人员名单（数据技术对接人+专属客户经理各1人），并保留复核记录备查。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  <w:style w:type="paragraph" w:styleId="4">
    <w:name w:val="heading 3 2"/>
    <w:basedOn w:val="1"/>
    <w:next w:val="1"/>
    <w:link w:val="54"/>
    <w:qFormat/>
    <w:uiPriority w:val="9"/>
    <w:pPr>
      <w:keepNext/>
      <w:keepLines/>
      <w:spacing w:before="260" w:after="260" w:line="416" w:lineRule="auto"/>
      <w:outlineLvl w:val="2"/>
    </w:pPr>
    <w:rPr>
      <w:rFonts w:cs="Times New Roman"/>
      <w:b/>
      <w:bCs/>
      <w:sz w:val="32"/>
      <w:szCs w:val="32"/>
    </w:rPr>
  </w:style>
  <w:style w:type="table" w:styleId="42">
    <w:name w:val="Normal Table 2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42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4">
    <w:name w:val="标题 3 Char"/>
    <w:link w:val="4"/>
    <w:uiPriority w:val="9"/>
    <w:rPr>
      <w:b/>
      <w:bCs/>
      <w:kern w:val="2"/>
      <w:sz w:val="32"/>
      <w:szCs w:val="32"/>
    </w:rPr>
  </w:style>
  <w:style w:type="paragraph" w:styleId="1">
    <w:name w:val="Normal 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