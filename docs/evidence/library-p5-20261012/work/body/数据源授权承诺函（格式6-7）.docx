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数据源授权承诺函（格式6-7）</w:t>
      </w:r>
    </w:p>
    <w:p w14:paraId="25A5BDB2">
      <w:pPr>
        <w:pStyle w:val="5"/>
        <w:jc w:val="center"/>
        <w:rPr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  <w:br w:type="page"/>
      </w:r>
      <w:r>
        <w:rPr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  <w:t>6-7 数据源授权承诺函</w:t>
      </w:r>
    </w:p>
    <w:p w14:paraId="6CB0368E">
      <w:pPr>
        <w:rPr>
          <w:rFonts w:hint="eastAsia" w:ascii="仿宋" w:hAnsi="仿宋" w:eastAsia="仿宋" w:cs="仿宋"/>
          <w:highlight w:val="none"/>
        </w:rPr>
      </w:pPr>
    </w:p>
    <w:p w14:paraId="163EE699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致：赣州银行股份有限公司</w:t>
      </w:r>
    </w:p>
    <w:p w14:paraId="6AECA7A3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5" w:author="灵燕智能" w:date="2026-10-12T17:34:5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我公司愿意针对（</w:delText>
        </w:r>
      </w:del>
      <w:del w:id="5" w:author="灵燕智能" w:date="2026-10-12T17:34:57Z">
        <w:r>
          <w:rPr>
            <w:rFonts w:hint="eastAsia" w:ascii="仿宋" w:hAnsi="仿宋" w:eastAsia="仿宋" w:cs="仿宋"/>
            <w:smallCaps w:val="0"/>
            <w:strike w:val="0"/>
            <w:dstrike w:val="0"/>
            <w:kern w:val="0"/>
            <w:sz w:val="28"/>
            <w:szCs w:val="28"/>
            <w:highlight w:val="none"/>
          </w:rPr>
          <w:delText>单位名称+</w:delText>
        </w:r>
      </w:del>
      <w:del w:id="5" w:author="灵燕智能" w:date="2026-10-12T17:34:5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项目名称）项目进行投标</w:delText>
        </w:r>
      </w:del>
      <w:del w:id="5" w:author="灵燕智能" w:date="2026-10-12T17:34:5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，并承诺如下：</w:delText>
        </w:r>
      </w:del>
      <w:ins w:id="6" w:author="灵燕智能" w:date="2026-10-12T17:34:5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我公司（杭州研数科技有限公司（验收演示））愿意针对赣州银行2026年度外部数据供应商入围采购项目（招标编号：JXYJ2026-GZYH-G005-1，标段三：行业产业链、资讯与研究分析、ESG与绿色金融数据）进行投标，并承诺如下：</w:t>
        </w:r>
      </w:ins>
    </w:p>
    <w:p w14:paraId="3F35180F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b w:val="0"/>
          <w:bCs w:val="0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本公司所提供的</w:t>
      </w:r>
      <w:r>
        <w:rPr>
          <w:rFonts w:hint="eastAsia" w:ascii="仿宋" w:hAnsi="仿宋" w:eastAsia="仿宋" w:cs="仿宋"/>
          <w:smallCaps w:val="0"/>
          <w:sz w:val="28"/>
          <w:szCs w:val="28"/>
          <w:highlight w:val="none"/>
          <w:lang w:eastAsia="zh-CN"/>
        </w:rPr>
        <w:t>数据获取方式符合《数据安全法》、《个人信息保护法》等国家法律法规，具有合法的数据授权，</w:t>
      </w:r>
      <w:r>
        <w:rPr>
          <w:rFonts w:hint="eastAsia" w:ascii="仿宋" w:hAnsi="仿宋" w:eastAsia="仿宋" w:cs="仿宋"/>
          <w:b w:val="0"/>
          <w:bCs w:val="0"/>
          <w:smallCaps w:val="0"/>
          <w:sz w:val="28"/>
          <w:szCs w:val="28"/>
          <w:highlight w:val="none"/>
          <w:lang w:val="en-US" w:eastAsia="zh-CN"/>
        </w:rPr>
        <w:t>且</w:t>
      </w:r>
      <w:r>
        <w:rPr>
          <w:rFonts w:hint="eastAsia" w:ascii="仿宋" w:hAnsi="仿宋" w:eastAsia="仿宋" w:cs="仿宋"/>
          <w:b w:val="0"/>
          <w:bCs w:val="0"/>
          <w:smallCaps w:val="0"/>
          <w:color w:val="auto"/>
          <w:kern w:val="0"/>
          <w:sz w:val="28"/>
          <w:szCs w:val="28"/>
          <w:highlight w:val="none"/>
          <w:lang w:val="en-US" w:eastAsia="zh-CN" w:bidi="ar-SA"/>
        </w:rPr>
        <w:t>后期实际采购时提供相应数据授权证明</w:t>
      </w:r>
      <w:r>
        <w:rPr>
          <w:rFonts w:hint="eastAsia" w:ascii="仿宋" w:hAnsi="仿宋" w:eastAsia="仿宋" w:cs="仿宋"/>
          <w:b w:val="0"/>
          <w:bCs w:val="0"/>
          <w:smallCaps w:val="0"/>
          <w:kern w:val="0"/>
          <w:sz w:val="28"/>
          <w:szCs w:val="28"/>
          <w:highlight w:val="none"/>
          <w:lang w:eastAsia="zh-CN"/>
        </w:rPr>
        <w:t>。</w:t>
      </w:r>
    </w:p>
    <w:p>
      <w:pPr>
        <w:pStyle w:val="TenderBody"/>
        <w:rPr>
          <w:ins w:id="3" w:author="灵燕智能" w:date="2026-10-12T17:34:57Z"/>
        </w:rPr>
      </w:pPr>
      <w:ins w:id="4" w:author="灵燕智能" w:date="2026-10-12T17:34:57Z">
        <w:r>
          <w:t xml:space="preserve">本公司保证提供2套及以上数据服务器环境，在发现主服务器异常后可立即切换至备用数据服务器环境，保障数据服务稳定连续。</w:t>
        </w:r>
      </w:ins>
    </w:p>
    <w:p w14:paraId="11621586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15" w:author="灵燕智能" w:date="2026-10-12T17:35:04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5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特此声明！</w:delText>
        </w:r>
      </w:del>
    </w:p>
    <w:p>
      <w:pPr>
        <w:pStyle w:val="TenderBody"/>
        <w:rPr>
          <w:ins w:id="1" w:author="灵燕智能" w:date="2026-10-12T17:34:57Z"/>
        </w:rPr>
      </w:pPr>
      <w:ins w:id="2" w:author="灵燕智能" w:date="2026-10-12T17:34:57Z">
        <w:r>
          <w:t xml:space="preserve">本公司承诺发生数据泄露、合规风险时，1小时内通报采购人，24小时内出具正式处置报告，并免费配合采购人完成监管报备、溯源核查等工作。</w:t>
        </w:r>
      </w:ins>
    </w:p>
    <w:p>
      <w:pPr>
        <w:pStyle w:val="TenderBody"/>
        <w:rPr>
          <w:ins w:id="13" w:author="灵燕智能" w:date="2026-10-12T17:35:04Z"/>
        </w:rPr>
      </w:pPr>
      <w:ins w:id="14" w:author="灵燕智能" w:date="2026-10-12T17:35:04Z">
        <w:r>
          <w:t xml:space="preserve">特此声明！</w:t>
        </w:r>
      </w:ins>
    </w:p>
    <w:p w14:paraId="3664A3A3">
      <w:pPr>
        <w:rPr>
          <w:rFonts w:hint="eastAsia" w:ascii="仿宋" w:hAnsi="仿宋" w:eastAsia="仿宋" w:cs="仿宋"/>
          <w:highlight w:val="none"/>
        </w:rPr>
      </w:pPr>
    </w:p>
    <w:p w14:paraId="062D4CD0">
      <w:pPr>
        <w:spacing w:line="360" w:lineRule="auto"/>
        <w:ind w:right="420"/>
        <w:rPr>
          <w:rFonts w:hint="eastAsia" w:ascii="仿宋" w:hAnsi="仿宋" w:eastAsia="仿宋" w:cs="仿宋"/>
          <w:sz w:val="27"/>
          <w:szCs w:val="27"/>
          <w:highlight w:val="none"/>
        </w:rPr>
      </w:pPr>
    </w:p>
    <w:p w14:paraId="5BA28BFF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4620" w:firstLineChars="16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1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11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12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</w:p>
    <w:p w14:paraId="345F4675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140" w:firstLineChars="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  </w:t>
      </w:r>
      <w:del w:id="9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10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15FACB2A">
      <w:pPr>
        <w:widowControl/>
        <w:spacing w:line="360" w:lineRule="auto"/>
        <w:ind w:firstLine="4760" w:firstLineChars="17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7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8" w:author="灵燕智能" w:date="2026-10-12T17:35:0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2026年8月19日</w:t>
        </w:r>
      </w:ins>
    </w:p>
    <w:p w14:paraId="6A60DFEE">
      <w:pPr>
        <w:spacing w:line="360" w:lineRule="auto"/>
        <w:jc w:val="left"/>
        <w:rPr>
          <w:rFonts w:hint="eastAsia" w:ascii="仿宋" w:hAnsi="仿宋" w:eastAsia="仿宋" w:cs="仿宋"/>
          <w:color w:val="auto"/>
          <w:highlight w:val="none"/>
        </w:rPr>
      </w:pP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styleId="44">
    <w:name w:val="Default Paragraph Font 2"/>
    <w:semiHidden/>
    <w:uiPriority w:val="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