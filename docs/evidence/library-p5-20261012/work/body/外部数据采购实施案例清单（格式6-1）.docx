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外部数据采购实施案例清单（格式6-1）</w:t>
      </w:r>
    </w:p>
    <w:tbl>
      <w:tblPr>
        <w:tblStyle w:val="4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0"/>
        <w:gridCol w:w="4691"/>
        <w:gridCol w:w="3869"/>
      </w:tblGrid>
      <w:tr w14:paraId="0F08D063">
        <w:trPr>
          <w:trHeight w:val="286" w:hRule="atLeast"/>
        </w:trPr>
        <w:tc>
          <w:tcPr>
            <w:tcW w:w="983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08A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外部数据合同关键字</w:t>
            </w:r>
          </w:p>
        </w:tc>
      </w:tr>
      <w:tr w14:paraId="1FB05F88">
        <w:trPr>
          <w:trHeight w:val="286" w:hRule="atLeast"/>
        </w:trPr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099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303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数据细类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719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案例名称</w:t>
            </w:r>
          </w:p>
        </w:tc>
      </w:tr>
      <w:tr w14:paraId="07DB99EE">
        <w:trPr>
          <w:trHeight w:val="286" w:hRule="atLeast"/>
        </w:trPr>
        <w:tc>
          <w:tcPr>
            <w:tcW w:w="12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583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3-行业产业链、资讯与研究分析、ESG与绿色金融数据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AC5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3-1 行业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7A7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</w:p>
        </w:tc>
      </w:tr>
      <w:tr w14:paraId="189B5E28">
        <w:trPr>
          <w:trHeight w:val="286" w:hRule="atLeast"/>
        </w:trPr>
        <w:tc>
          <w:tcPr>
            <w:tcW w:w="12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7DB98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6DC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3-2 产业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F19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</w:p>
        </w:tc>
      </w:tr>
      <w:tr w14:paraId="7F7C0A40">
        <w:trPr>
          <w:trHeight w:val="286" w:hRule="atLeast"/>
        </w:trPr>
        <w:tc>
          <w:tcPr>
            <w:tcW w:w="12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4BF8F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CDC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3-3 供应链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1A7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</w:p>
        </w:tc>
      </w:tr>
      <w:tr w14:paraId="41DCE0C3">
        <w:trPr>
          <w:trHeight w:val="286" w:hRule="atLeast"/>
        </w:trPr>
        <w:tc>
          <w:tcPr>
            <w:tcW w:w="12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DA729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DE6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3-4 经济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CFE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</w:p>
        </w:tc>
      </w:tr>
      <w:tr w14:paraId="064CB1FE">
        <w:trPr>
          <w:trHeight w:val="286" w:hRule="atLeast"/>
        </w:trPr>
        <w:tc>
          <w:tcPr>
            <w:tcW w:w="12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5F82C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595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3-5 金融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985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ins w:id="11" w:author="灵燕智能" w:date="2026-10-12T16:29:29Z">
              <w:r>
                <w:t xml:space="preserve">某商业银行产业链数据采购服务（验收演示，正式投标前补合同复印件）</w:t>
              </w:r>
            </w:ins>
          </w:p>
        </w:tc>
      </w:tr>
      <w:tr w14:paraId="1DBD3FA0">
        <w:trPr>
          <w:trHeight w:val="286" w:hRule="atLeast"/>
        </w:trPr>
        <w:tc>
          <w:tcPr>
            <w:tcW w:w="12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C913F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09A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3-6 市场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E22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</w:p>
        </w:tc>
      </w:tr>
      <w:tr w14:paraId="3D234F42">
        <w:trPr>
          <w:trHeight w:val="286" w:hRule="atLeast"/>
        </w:trPr>
        <w:tc>
          <w:tcPr>
            <w:tcW w:w="12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BCA47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204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3-7 绿色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108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</w:p>
        </w:tc>
      </w:tr>
      <w:tr w14:paraId="0FB9A9B8">
        <w:trPr>
          <w:trHeight w:val="286" w:hRule="atLeast"/>
        </w:trPr>
        <w:tc>
          <w:tcPr>
            <w:tcW w:w="12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BAFDF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F51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3-8 票据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139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</w:p>
        </w:tc>
      </w:tr>
      <w:tr w14:paraId="2825A3E5">
        <w:trPr>
          <w:trHeight w:val="286" w:hRule="atLeast"/>
        </w:trPr>
        <w:tc>
          <w:tcPr>
            <w:tcW w:w="12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0F880D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BCA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3-9 基金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80A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</w:p>
        </w:tc>
      </w:tr>
      <w:tr w14:paraId="744C8392">
        <w:trPr>
          <w:trHeight w:val="286" w:hRule="atLeast"/>
        </w:trPr>
        <w:tc>
          <w:tcPr>
            <w:tcW w:w="12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18AEC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644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3-10 环境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319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</w:p>
        </w:tc>
      </w:tr>
      <w:tr w14:paraId="174190DB">
        <w:trPr>
          <w:trHeight w:val="286" w:hRule="atLeast"/>
        </w:trPr>
        <w:tc>
          <w:tcPr>
            <w:tcW w:w="12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C7695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66F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3-11 社会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28E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</w:p>
        </w:tc>
      </w:tr>
      <w:tr w14:paraId="22709417">
        <w:trPr>
          <w:trHeight w:val="286" w:hRule="atLeast"/>
        </w:trPr>
        <w:tc>
          <w:tcPr>
            <w:tcW w:w="12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91D2C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5F4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3-12 治理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362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</w:p>
        </w:tc>
      </w:tr>
      <w:tr w14:paraId="2EDD40DC">
        <w:trPr>
          <w:trHeight w:val="286" w:hRule="atLeast"/>
        </w:trPr>
        <w:tc>
          <w:tcPr>
            <w:tcW w:w="12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726F1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54F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3-13 资讯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9C0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ins w:id="12" w:author="灵燕智能" w:date="2026-10-12T16:29:29Z">
              <w:r>
                <w:t xml:space="preserve">某商业银行资讯数据订阅服务（验收演示，正式投标前补合同复印件）</w:t>
              </w:r>
            </w:ins>
          </w:p>
        </w:tc>
      </w:tr>
      <w:tr w14:paraId="2396AB83">
        <w:trPr>
          <w:trHeight w:val="286" w:hRule="atLeast"/>
        </w:trPr>
        <w:tc>
          <w:tcPr>
            <w:tcW w:w="12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5FECD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A5C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3-14 研究报告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BD7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</w:p>
        </w:tc>
      </w:tr>
      <w:tr w14:paraId="044FEAB7">
        <w:trPr>
          <w:trHeight w:val="286" w:hRule="atLeast"/>
        </w:trPr>
        <w:tc>
          <w:tcPr>
            <w:tcW w:w="12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3CFD6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474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3-15 分析报告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D00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</w:p>
        </w:tc>
      </w:tr>
    </w:tbl>
    <w:p w14:paraId="3A10E242">
      <w:pPr>
        <w:kinsoku/>
        <w:wordWrap/>
        <w:overflowPunct/>
        <w:topLinePunct w:val="0"/>
        <w:bidi w:val="0"/>
        <w:spacing w:line="360" w:lineRule="auto"/>
        <w:rPr>
          <w:rFonts w:hint="eastAsia" w:ascii="仿宋" w:hAnsi="仿宋" w:eastAsia="仿宋" w:cs="仿宋"/>
          <w:smallCaps w:val="0"/>
          <w:sz w:val="28"/>
          <w:szCs w:val="28"/>
          <w:highlight w:val="none"/>
          <w:lang w:eastAsia="zh-CN"/>
        </w:rPr>
      </w:pPr>
      <w:r>
        <w:rPr>
          <w:rFonts w:hint="eastAsia" w:ascii="仿宋" w:hAnsi="仿宋" w:eastAsia="仿宋" w:cs="仿宋"/>
          <w:smallCaps w:val="0"/>
          <w:sz w:val="28"/>
          <w:szCs w:val="28"/>
          <w:highlight w:val="none"/>
          <w:lang w:eastAsia="zh-CN"/>
        </w:rPr>
        <w:t>注：</w:t>
      </w:r>
    </w:p>
    <w:p w14:paraId="74050192">
      <w:pPr>
        <w:kinsoku/>
        <w:wordWrap/>
        <w:overflowPunct/>
        <w:topLinePunct w:val="0"/>
        <w:bidi w:val="0"/>
        <w:spacing w:line="360" w:lineRule="auto"/>
        <w:rPr>
          <w:rFonts w:hint="eastAsia" w:ascii="仿宋" w:hAnsi="仿宋" w:eastAsia="仿宋" w:cs="仿宋"/>
          <w:smallCaps w:val="0"/>
          <w:sz w:val="28"/>
          <w:szCs w:val="28"/>
          <w:highlight w:val="none"/>
          <w:lang w:eastAsia="zh-CN"/>
        </w:rPr>
      </w:pPr>
      <w:r>
        <w:rPr>
          <w:rFonts w:hint="eastAsia" w:ascii="仿宋" w:hAnsi="仿宋" w:eastAsia="仿宋" w:cs="仿宋"/>
          <w:smallCaps w:val="0"/>
          <w:sz w:val="28"/>
          <w:szCs w:val="28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smallCaps w:val="0"/>
          <w:sz w:val="28"/>
          <w:szCs w:val="28"/>
          <w:highlight w:val="none"/>
          <w:lang w:eastAsia="zh-CN"/>
        </w:rPr>
        <w:t>按模板填写外部数据采购实施案例名称（英文不区分大小写）；</w:t>
      </w:r>
    </w:p>
    <w:p w14:paraId="02D22F5F">
      <w:pPr>
        <w:kinsoku/>
        <w:wordWrap/>
        <w:overflowPunct/>
        <w:topLinePunct w:val="0"/>
        <w:bidi w:val="0"/>
        <w:spacing w:line="360" w:lineRule="auto"/>
        <w:rPr>
          <w:rFonts w:hint="eastAsia" w:ascii="仿宋" w:hAnsi="仿宋" w:eastAsia="仿宋" w:cs="仿宋"/>
          <w:smallCaps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sz w:val="28"/>
          <w:szCs w:val="28"/>
          <w:highlight w:val="none"/>
          <w:lang w:val="en-US" w:eastAsia="zh-CN"/>
        </w:rPr>
        <w:t>2.</w:t>
      </w:r>
      <w:r>
        <w:rPr>
          <w:rFonts w:hint="eastAsia" w:ascii="仿宋" w:hAnsi="仿宋" w:eastAsia="仿宋" w:cs="仿宋"/>
          <w:smallCaps w:val="0"/>
          <w:sz w:val="28"/>
          <w:szCs w:val="28"/>
          <w:highlight w:val="none"/>
          <w:lang w:eastAsia="zh-CN"/>
        </w:rPr>
        <w:t>对应编号无案例的对应栏位无需填写信息，编号不可自行增加或删减，编号自行增加或删减的该项不得分。</w:t>
      </w:r>
    </w:p>
    <w:p w14:paraId="746F4422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5320" w:firstLineChars="19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9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投标供应商</w:delText>
        </w:r>
      </w:del>
      <w:del w:id="9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名称（公章）：</w:delText>
        </w:r>
      </w:del>
      <w:ins w:id="10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t xml:space="preserve">投标供应商名称（公章）：杭州研数科技有限公司（验收演示）</w:t>
        </w:r>
      </w:ins>
      <w:commentRangeStart w:id="0"/>
      <w:r/>
      <w:commentRangeEnd w:id="0"/>
      <w:r>
        <w:rPr>
          <w:rStyle w:val="CommentReference"/>
        </w:rPr>
        <w:commentReference w:id="0"/>
      </w:r>
    </w:p>
    <w:p w14:paraId="52AA9246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140" w:firstLineChars="5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         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val="en-US" w:eastAsia="zh-CN"/>
        </w:rPr>
        <w:t xml:space="preserve"> </w:t>
      </w:r>
      <w:del w:id="7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 xml:space="preserve">法定代表人（经营者）（签字或盖章）：</w:delText>
        </w:r>
      </w:del>
      <w:ins w:id="8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法定代表人（经营者）（签字或盖章）：陈演示（验收演示）</w:t>
        </w:r>
      </w:ins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</w:t>
      </w:r>
    </w:p>
    <w:p w14:paraId="2F79196C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5600" w:firstLineChars="200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5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年    月    日</w:delText>
        </w:r>
      </w:del>
      <w:ins w:id="6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2026 年 8 月 19 日</w:t>
        </w:r>
      </w:ins>
    </w:p>
    <w:p w14:paraId="21BB045E">
      <w:pPr>
        <w:pStyle w:val="5"/>
        <w:jc w:val="center"/>
        <w:rPr>
          <w:del w:id="4" w:author="灵燕智能" w:date="2026-10-12T16:29:29Z"/>
          <w:rFonts w:hint="eastAsia" w:ascii="仿宋" w:hAnsi="仿宋" w:eastAsia="仿宋" w:cs="仿宋"/>
          <w:b/>
          <w:bCs w:val="0"/>
          <w:color w:val="auto"/>
          <w:sz w:val="28"/>
          <w:szCs w:val="28"/>
          <w:highlight w:val="none"/>
        </w:rPr>
      </w:pPr>
      <w:del w:id="4" w:author="灵燕智能" w:date="2026-10-12T16:29:29Z">
        <w:r>
          <w:rPr>
            <w:rFonts w:hint="eastAsia" w:ascii="仿宋" w:hAnsi="仿宋" w:eastAsia="仿宋" w:cs="仿宋"/>
            <w:b/>
            <w:bCs w:val="0"/>
            <w:color w:val="auto"/>
            <w:sz w:val="28"/>
            <w:szCs w:val="28"/>
            <w:highlight w:val="none"/>
            <w:lang w:val="en-US" w:eastAsia="zh-CN"/>
          </w:rPr>
          <w:delText>6-2投标供应商数据更新承诺函</w:delText>
        </w:r>
      </w:del>
    </w:p>
    <w:p w14:paraId="0ADF20C7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/>
        <w:jc w:val="left"/>
        <w:rPr>
          <w:del w:id="3" w:author="灵燕智能" w:date="2026-10-12T16:29:29Z"/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3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致：赣州银行股份有限公司</w:delText>
        </w:r>
      </w:del>
    </w:p>
    <w:p w14:paraId="048971C6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del w:id="2" w:author="灵燕智能" w:date="2026-10-12T16:29:29Z"/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2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我公司愿意针对（</w:delText>
        </w:r>
      </w:del>
      <w:del w:id="2" w:author="灵燕智能" w:date="2026-10-12T16:29:29Z">
        <w:r>
          <w:rPr>
            <w:rFonts w:hint="eastAsia" w:ascii="仿宋" w:hAnsi="仿宋" w:eastAsia="仿宋" w:cs="仿宋"/>
            <w:smallCaps w:val="0"/>
            <w:strike w:val="0"/>
            <w:dstrike w:val="0"/>
            <w:kern w:val="0"/>
            <w:sz w:val="28"/>
            <w:szCs w:val="28"/>
            <w:highlight w:val="none"/>
          </w:rPr>
          <w:delText>单位名称+</w:delText>
        </w:r>
      </w:del>
      <w:del w:id="2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项目名称）项目进行投标</w:delText>
        </w:r>
      </w:del>
      <w:del w:id="2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，并承诺如下：</w:delText>
        </w:r>
      </w:del>
    </w:p>
    <w:p w14:paraId="11F54184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del w:id="1" w:author="灵燕智能" w:date="2026-10-12T16:29:29Z"/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我方严格依据上游官方数据源更新节奏，严格执行T+</w:delText>
        </w:r>
      </w:del>
      <w:del w:id="1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val="en-US" w:eastAsia="zh-CN"/>
          </w:rPr>
          <w:delText>X</w:delText>
        </w:r>
      </w:del>
      <w:del w:id="1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数据更新标准，同时匹配招标文件各品类数据更新要求，确保全品类数据时效合规、版本最新，我方对外输出数据与官方权威数据源保持一致，更新内容真实、准确、完整，杜绝错更、漏更、乱更、重复更新等问题</w:delText>
        </w:r>
      </w:del>
      <w:del w:id="1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。</w:delText>
        </w:r>
      </w:del>
      <w:del w:id="1" w:author="灵燕智能" w:date="2026-10-12T16:29:2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若有违背，我公司承担由此产生的一切后果。</w:delText>
        </w:r>
      </w:del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灵燕智能" w:initials="AI" w:date="2026-10-12T16:29:41Z">
    <w:p>
      <w:pPr>
        <w:pStyle w:val="CommentText"/>
      </w:pPr>
      <w:r>
        <w:rPr>
          <w:rStyle w:val="CommentReference"/>
        </w:rPr>
        <w:annotationRef/>
      </w:r>
      <w:r>
        <w:t>本节为商务分·实施案例响应。已按 3-5 金融、3-13 资讯两个细类各填 1 个演示案例名并标注「验收演示」；知识库中无近 3 年商业银行外部数据采购的真实合同案例。正式投标前需补证：近 3 年商业银行外部数据采购案例的对应合同复印件+真实性证明（资格要件），并请确认案例名称、对应细类是否需按真实合同调整；未列入的其他细类栏位按模板「无案例无需填写」留空。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paragraph" w:styleId="5">
    <w:name w:val="heading 4 2"/>
    <w:basedOn w:val="1"/>
    <w:next w:val="1"/>
    <w:link w:val="55"/>
    <w:qFormat/>
    <w:uiPriority w:val="0"/>
    <w:pPr>
      <w:keepNext/>
      <w:keepLines/>
      <w:tabs>
        <w:tab w:val="left" w:pos="0"/>
      </w:tabs>
      <w:spacing w:before="280" w:after="290" w:line="376" w:lineRule="auto"/>
      <w:outlineLvl w:val="3"/>
    </w:pPr>
    <w:rPr>
      <w:rFonts w:ascii="Arial" w:hAnsi="Arial" w:eastAsia="黑体" w:cs="Times New Roman"/>
      <w:bCs/>
      <w:sz w:val="24"/>
      <w:szCs w:val="28"/>
    </w:rPr>
  </w:style>
  <w:style w:type="paragraph" w:styleId="26">
    <w:name w:val="Plain Text"/>
    <w:basedOn w:val="1"/>
    <w:next w:val="5"/>
    <w:link w:val="68"/>
    <w:qFormat/>
    <w:uiPriority w:val="0"/>
    <w:rPr>
      <w:rFonts w:ascii="宋体" w:hAnsi="Courier New" w:cs="Times New Roman"/>
    </w:rPr>
  </w:style>
  <w:style w:type="character" w:customStyle="1" w:styleId="55">
    <w:name w:val="标题 4 Char"/>
    <w:link w:val="5"/>
    <w:uiPriority w:val="0"/>
    <w:rPr>
      <w:rFonts w:ascii="Arial" w:hAnsi="Arial" w:eastAsia="黑体"/>
      <w:bCs/>
      <w:kern w:val="2"/>
      <w:sz w:val="24"/>
      <w:szCs w:val="28"/>
    </w:rPr>
  </w:style>
  <w:style w:type="table" w:styleId="42">
    <w:name w:val="Normal Table 2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42"/>
      <w:tblCellMar>
        <w:top w:w="0" w:type="dxa"/>
        <w:left w:w="108" w:type="dxa"/>
        <w:bottom w:w="0" w:type="dxa"/>
        <w:right w:w="108" w:type="dxa"/>
      </w:tblCellMar>
    </w:tbl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customStyle="1" w:styleId="68">
    <w:name w:val="纯文本 字符"/>
    <w:basedOn w:val="44"/>
    <w:link w:val="26"/>
    <w:uiPriority w:val="0"/>
    <w:rPr>
      <w:rFonts w:hint="eastAsia" w:ascii="宋体" w:hAnsi="Courier New" w:eastAsia="宋体" w:cs="Courier New"/>
      <w:kern w:val="2"/>
      <w:sz w:val="21"/>
      <w:szCs w:val="24"/>
    </w:rPr>
  </w:style>
  <w:style w:type="character" w:styleId="44">
    <w:name w:val="Default Paragraph Font 2"/>
    <w:semiHidden/>
    <w:uiPriority w:val="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